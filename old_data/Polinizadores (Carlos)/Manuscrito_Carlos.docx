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E09D1" w:rsidRDefault="00000000">
      <w:pPr>
        <w:rPr>
          <w:rFonts w:ascii="Times New Roman" w:eastAsia="Times New Roman" w:hAnsi="Times New Roman" w:cs="Times New Roman"/>
          <w:b/>
          <w:color w:val="000000"/>
          <w:sz w:val="24"/>
          <w:szCs w:val="24"/>
        </w:rPr>
      </w:pPr>
      <w:bookmarkStart w:id="0" w:name="_heading=h.30j0zll" w:colFirst="0" w:colLast="0"/>
      <w:bookmarkEnd w:id="0"/>
      <w:r>
        <w:rPr>
          <w:rFonts w:ascii="Times New Roman" w:eastAsia="Times New Roman" w:hAnsi="Times New Roman" w:cs="Times New Roman"/>
          <w:b/>
          <w:sz w:val="24"/>
          <w:szCs w:val="24"/>
        </w:rPr>
        <w:t xml:space="preserve">Deer </w:t>
      </w:r>
      <w:proofErr w:type="gramStart"/>
      <w:r>
        <w:rPr>
          <w:rFonts w:ascii="Times New Roman" w:eastAsia="Times New Roman" w:hAnsi="Times New Roman" w:cs="Times New Roman"/>
          <w:b/>
          <w:sz w:val="24"/>
          <w:szCs w:val="24"/>
        </w:rPr>
        <w:t>overabundance</w:t>
      </w:r>
      <w:proofErr w:type="gramEnd"/>
      <w:r>
        <w:rPr>
          <w:rFonts w:ascii="Times New Roman" w:eastAsia="Times New Roman" w:hAnsi="Times New Roman" w:cs="Times New Roman"/>
          <w:b/>
          <w:sz w:val="24"/>
          <w:szCs w:val="24"/>
        </w:rPr>
        <w:t xml:space="preserve"> disrupt plant-pollinator networks</w:t>
      </w:r>
    </w:p>
    <w:p w14:paraId="00000002" w14:textId="77777777" w:rsidR="000E09D1" w:rsidRDefault="000E09D1">
      <w:pPr>
        <w:rPr>
          <w:rFonts w:ascii="Times New Roman" w:eastAsia="Times New Roman" w:hAnsi="Times New Roman" w:cs="Times New Roman"/>
          <w:b/>
          <w:color w:val="000000"/>
          <w:sz w:val="24"/>
          <w:szCs w:val="24"/>
        </w:rPr>
      </w:pPr>
    </w:p>
    <w:p w14:paraId="00000003" w14:textId="77777777" w:rsidR="000E09D1" w:rsidRDefault="000E09D1">
      <w:pPr>
        <w:rPr>
          <w:rFonts w:ascii="Times New Roman" w:eastAsia="Times New Roman" w:hAnsi="Times New Roman" w:cs="Times New Roman"/>
          <w:b/>
          <w:color w:val="000000"/>
          <w:sz w:val="24"/>
          <w:szCs w:val="24"/>
        </w:rPr>
      </w:pPr>
    </w:p>
    <w:p w14:paraId="00000004" w14:textId="77777777" w:rsidR="000E09D1" w:rsidRDefault="000E09D1">
      <w:pPr>
        <w:rPr>
          <w:rFonts w:ascii="Times New Roman" w:eastAsia="Times New Roman" w:hAnsi="Times New Roman" w:cs="Times New Roman"/>
          <w:b/>
          <w:color w:val="000000"/>
          <w:sz w:val="24"/>
          <w:szCs w:val="24"/>
        </w:rPr>
      </w:pPr>
    </w:p>
    <w:p w14:paraId="00000005" w14:textId="77777777" w:rsidR="000E09D1" w:rsidRDefault="000E09D1">
      <w:pPr>
        <w:rPr>
          <w:rFonts w:ascii="Times New Roman" w:eastAsia="Times New Roman" w:hAnsi="Times New Roman" w:cs="Times New Roman"/>
          <w:b/>
          <w:color w:val="000000"/>
          <w:sz w:val="24"/>
          <w:szCs w:val="24"/>
        </w:rPr>
      </w:pPr>
    </w:p>
    <w:p w14:paraId="00000006" w14:textId="77777777" w:rsidR="000E09D1" w:rsidRDefault="000E09D1">
      <w:pPr>
        <w:rPr>
          <w:rFonts w:ascii="Times New Roman" w:eastAsia="Times New Roman" w:hAnsi="Times New Roman" w:cs="Times New Roman"/>
          <w:b/>
          <w:color w:val="000000"/>
          <w:sz w:val="24"/>
          <w:szCs w:val="24"/>
        </w:rPr>
      </w:pPr>
    </w:p>
    <w:p w14:paraId="00000007" w14:textId="77777777" w:rsidR="000E09D1" w:rsidRDefault="000E09D1">
      <w:pPr>
        <w:rPr>
          <w:rFonts w:ascii="Times New Roman" w:eastAsia="Times New Roman" w:hAnsi="Times New Roman" w:cs="Times New Roman"/>
          <w:b/>
          <w:color w:val="000000"/>
          <w:sz w:val="24"/>
          <w:szCs w:val="24"/>
        </w:rPr>
      </w:pPr>
    </w:p>
    <w:p w14:paraId="00000008" w14:textId="77777777" w:rsidR="000E09D1" w:rsidRDefault="000E09D1">
      <w:pPr>
        <w:rPr>
          <w:rFonts w:ascii="Times New Roman" w:eastAsia="Times New Roman" w:hAnsi="Times New Roman" w:cs="Times New Roman"/>
          <w:b/>
          <w:color w:val="000000"/>
          <w:sz w:val="24"/>
          <w:szCs w:val="24"/>
        </w:rPr>
      </w:pPr>
    </w:p>
    <w:p w14:paraId="00000009" w14:textId="77777777" w:rsidR="000E09D1" w:rsidRDefault="000E09D1">
      <w:pPr>
        <w:rPr>
          <w:rFonts w:ascii="Times New Roman" w:eastAsia="Times New Roman" w:hAnsi="Times New Roman" w:cs="Times New Roman"/>
          <w:b/>
          <w:color w:val="000000"/>
          <w:sz w:val="24"/>
          <w:szCs w:val="24"/>
        </w:rPr>
      </w:pPr>
    </w:p>
    <w:p w14:paraId="0000000A" w14:textId="77777777" w:rsidR="000E09D1" w:rsidRDefault="000E09D1">
      <w:pPr>
        <w:rPr>
          <w:rFonts w:ascii="Times New Roman" w:eastAsia="Times New Roman" w:hAnsi="Times New Roman" w:cs="Times New Roman"/>
          <w:b/>
          <w:color w:val="000000"/>
          <w:sz w:val="24"/>
          <w:szCs w:val="24"/>
        </w:rPr>
      </w:pPr>
    </w:p>
    <w:p w14:paraId="0000000B" w14:textId="77777777" w:rsidR="000E09D1" w:rsidRDefault="000E09D1">
      <w:pPr>
        <w:rPr>
          <w:rFonts w:ascii="Times New Roman" w:eastAsia="Times New Roman" w:hAnsi="Times New Roman" w:cs="Times New Roman"/>
          <w:b/>
          <w:color w:val="000000"/>
          <w:sz w:val="24"/>
          <w:szCs w:val="24"/>
        </w:rPr>
      </w:pPr>
    </w:p>
    <w:p w14:paraId="0000000C" w14:textId="77777777" w:rsidR="000E09D1" w:rsidRDefault="000E09D1">
      <w:pPr>
        <w:rPr>
          <w:rFonts w:ascii="Times New Roman" w:eastAsia="Times New Roman" w:hAnsi="Times New Roman" w:cs="Times New Roman"/>
          <w:b/>
          <w:color w:val="000000"/>
          <w:sz w:val="24"/>
          <w:szCs w:val="24"/>
        </w:rPr>
      </w:pPr>
    </w:p>
    <w:p w14:paraId="0000000D" w14:textId="77777777" w:rsidR="000E09D1" w:rsidRDefault="000E09D1">
      <w:pPr>
        <w:rPr>
          <w:rFonts w:ascii="Times New Roman" w:eastAsia="Times New Roman" w:hAnsi="Times New Roman" w:cs="Times New Roman"/>
          <w:b/>
          <w:color w:val="000000"/>
          <w:sz w:val="24"/>
          <w:szCs w:val="24"/>
        </w:rPr>
      </w:pPr>
    </w:p>
    <w:p w14:paraId="0000000E" w14:textId="77777777" w:rsidR="000E09D1" w:rsidRDefault="000E09D1">
      <w:pPr>
        <w:rPr>
          <w:rFonts w:ascii="Times New Roman" w:eastAsia="Times New Roman" w:hAnsi="Times New Roman" w:cs="Times New Roman"/>
          <w:b/>
          <w:color w:val="000000"/>
          <w:sz w:val="24"/>
          <w:szCs w:val="24"/>
        </w:rPr>
      </w:pPr>
    </w:p>
    <w:p w14:paraId="0000000F" w14:textId="77777777" w:rsidR="000E09D1" w:rsidRDefault="000E09D1">
      <w:pPr>
        <w:rPr>
          <w:rFonts w:ascii="Times New Roman" w:eastAsia="Times New Roman" w:hAnsi="Times New Roman" w:cs="Times New Roman"/>
          <w:b/>
          <w:color w:val="000000"/>
          <w:sz w:val="24"/>
          <w:szCs w:val="24"/>
        </w:rPr>
      </w:pPr>
    </w:p>
    <w:p w14:paraId="00000010" w14:textId="77777777" w:rsidR="000E09D1" w:rsidRDefault="000E09D1">
      <w:pPr>
        <w:rPr>
          <w:rFonts w:ascii="Times New Roman" w:eastAsia="Times New Roman" w:hAnsi="Times New Roman" w:cs="Times New Roman"/>
          <w:b/>
          <w:color w:val="000000"/>
          <w:sz w:val="24"/>
          <w:szCs w:val="24"/>
        </w:rPr>
      </w:pPr>
    </w:p>
    <w:p w14:paraId="00000011" w14:textId="77777777" w:rsidR="000E09D1" w:rsidRDefault="000E09D1">
      <w:pPr>
        <w:rPr>
          <w:rFonts w:ascii="Times New Roman" w:eastAsia="Times New Roman" w:hAnsi="Times New Roman" w:cs="Times New Roman"/>
          <w:b/>
          <w:color w:val="000000"/>
          <w:sz w:val="24"/>
          <w:szCs w:val="24"/>
        </w:rPr>
      </w:pPr>
    </w:p>
    <w:p w14:paraId="00000012" w14:textId="77777777" w:rsidR="000E09D1" w:rsidRDefault="000E09D1">
      <w:pPr>
        <w:rPr>
          <w:rFonts w:ascii="Times New Roman" w:eastAsia="Times New Roman" w:hAnsi="Times New Roman" w:cs="Times New Roman"/>
          <w:b/>
          <w:color w:val="000000"/>
          <w:sz w:val="24"/>
          <w:szCs w:val="24"/>
        </w:rPr>
      </w:pPr>
    </w:p>
    <w:p w14:paraId="00000013" w14:textId="77777777" w:rsidR="000E09D1" w:rsidRDefault="000E09D1">
      <w:pPr>
        <w:rPr>
          <w:rFonts w:ascii="Times New Roman" w:eastAsia="Times New Roman" w:hAnsi="Times New Roman" w:cs="Times New Roman"/>
          <w:b/>
          <w:color w:val="000000"/>
          <w:sz w:val="24"/>
          <w:szCs w:val="24"/>
        </w:rPr>
      </w:pPr>
    </w:p>
    <w:p w14:paraId="00000014" w14:textId="77777777" w:rsidR="000E09D1" w:rsidRDefault="000E09D1">
      <w:pPr>
        <w:rPr>
          <w:rFonts w:ascii="Times New Roman" w:eastAsia="Times New Roman" w:hAnsi="Times New Roman" w:cs="Times New Roman"/>
          <w:b/>
          <w:color w:val="000000"/>
          <w:sz w:val="24"/>
          <w:szCs w:val="24"/>
        </w:rPr>
      </w:pPr>
    </w:p>
    <w:p w14:paraId="00000015" w14:textId="77777777" w:rsidR="000E09D1" w:rsidRDefault="000E09D1">
      <w:pPr>
        <w:rPr>
          <w:rFonts w:ascii="Times New Roman" w:eastAsia="Times New Roman" w:hAnsi="Times New Roman" w:cs="Times New Roman"/>
          <w:b/>
          <w:color w:val="000000"/>
          <w:sz w:val="24"/>
          <w:szCs w:val="24"/>
        </w:rPr>
      </w:pPr>
    </w:p>
    <w:p w14:paraId="00000016" w14:textId="77777777" w:rsidR="000E09D1" w:rsidRDefault="000E09D1">
      <w:pPr>
        <w:rPr>
          <w:rFonts w:ascii="Times New Roman" w:eastAsia="Times New Roman" w:hAnsi="Times New Roman" w:cs="Times New Roman"/>
          <w:b/>
          <w:color w:val="000000"/>
          <w:sz w:val="24"/>
          <w:szCs w:val="24"/>
        </w:rPr>
      </w:pPr>
    </w:p>
    <w:p w14:paraId="00000017" w14:textId="77777777" w:rsidR="000E09D1" w:rsidRDefault="000E09D1">
      <w:pPr>
        <w:rPr>
          <w:rFonts w:ascii="Times New Roman" w:eastAsia="Times New Roman" w:hAnsi="Times New Roman" w:cs="Times New Roman"/>
          <w:b/>
          <w:color w:val="000000"/>
          <w:sz w:val="24"/>
          <w:szCs w:val="24"/>
        </w:rPr>
      </w:pPr>
    </w:p>
    <w:p w14:paraId="00000018" w14:textId="77777777" w:rsidR="000E09D1" w:rsidRDefault="000E09D1">
      <w:pPr>
        <w:rPr>
          <w:rFonts w:ascii="Times New Roman" w:eastAsia="Times New Roman" w:hAnsi="Times New Roman" w:cs="Times New Roman"/>
          <w:b/>
          <w:color w:val="000000"/>
          <w:sz w:val="24"/>
          <w:szCs w:val="24"/>
        </w:rPr>
      </w:pPr>
    </w:p>
    <w:p w14:paraId="00000019" w14:textId="77777777" w:rsidR="000E09D1" w:rsidRDefault="000E09D1">
      <w:pPr>
        <w:rPr>
          <w:rFonts w:ascii="Times New Roman" w:eastAsia="Times New Roman" w:hAnsi="Times New Roman" w:cs="Times New Roman"/>
          <w:b/>
          <w:color w:val="000000"/>
          <w:sz w:val="24"/>
          <w:szCs w:val="24"/>
        </w:rPr>
      </w:pPr>
    </w:p>
    <w:p w14:paraId="0000001A" w14:textId="77777777" w:rsidR="000E09D1" w:rsidRDefault="000E09D1">
      <w:pPr>
        <w:rPr>
          <w:rFonts w:ascii="Times New Roman" w:eastAsia="Times New Roman" w:hAnsi="Times New Roman" w:cs="Times New Roman"/>
          <w:b/>
          <w:color w:val="000000"/>
          <w:sz w:val="24"/>
          <w:szCs w:val="24"/>
        </w:rPr>
      </w:pPr>
    </w:p>
    <w:p w14:paraId="0000001B" w14:textId="77777777" w:rsidR="000E09D1" w:rsidRDefault="000E09D1">
      <w:pPr>
        <w:rPr>
          <w:rFonts w:ascii="Times New Roman" w:eastAsia="Times New Roman" w:hAnsi="Times New Roman" w:cs="Times New Roman"/>
          <w:b/>
          <w:color w:val="000000"/>
          <w:sz w:val="24"/>
          <w:szCs w:val="24"/>
        </w:rPr>
      </w:pPr>
    </w:p>
    <w:p w14:paraId="0000001C" w14:textId="77777777" w:rsidR="000E09D1" w:rsidRDefault="000E09D1">
      <w:pPr>
        <w:rPr>
          <w:rFonts w:ascii="Times New Roman" w:eastAsia="Times New Roman" w:hAnsi="Times New Roman" w:cs="Times New Roman"/>
          <w:b/>
          <w:color w:val="000000"/>
          <w:sz w:val="24"/>
          <w:szCs w:val="24"/>
        </w:rPr>
      </w:pPr>
    </w:p>
    <w:p w14:paraId="0000001D" w14:textId="77777777" w:rsidR="000E09D1" w:rsidRDefault="000E09D1">
      <w:pPr>
        <w:rPr>
          <w:rFonts w:ascii="Times New Roman" w:eastAsia="Times New Roman" w:hAnsi="Times New Roman" w:cs="Times New Roman"/>
          <w:b/>
          <w:color w:val="000000"/>
          <w:sz w:val="24"/>
          <w:szCs w:val="24"/>
        </w:rPr>
      </w:pPr>
    </w:p>
    <w:p w14:paraId="0000001E" w14:textId="77777777" w:rsidR="000E09D1" w:rsidRDefault="000E09D1">
      <w:pPr>
        <w:rPr>
          <w:rFonts w:ascii="Times New Roman" w:eastAsia="Times New Roman" w:hAnsi="Times New Roman" w:cs="Times New Roman"/>
          <w:b/>
          <w:color w:val="000000"/>
          <w:sz w:val="24"/>
          <w:szCs w:val="24"/>
        </w:rPr>
      </w:pPr>
    </w:p>
    <w:p w14:paraId="0000001F" w14:textId="77777777" w:rsidR="000E09D1" w:rsidRDefault="00000000">
      <w:pPr>
        <w:spacing w:line="480" w:lineRule="auto"/>
        <w:rPr>
          <w:rFonts w:ascii="Times New Roman" w:eastAsia="Times New Roman" w:hAnsi="Times New Roman" w:cs="Times New Roman"/>
          <w:b/>
          <w:sz w:val="24"/>
          <w:szCs w:val="24"/>
        </w:rPr>
      </w:pPr>
      <w:sdt>
        <w:sdtPr>
          <w:tag w:val="goog_rdk_0"/>
          <w:id w:val="-656764520"/>
        </w:sdtPr>
        <w:sdtContent>
          <w:commentRangeStart w:id="1"/>
        </w:sdtContent>
      </w:sdt>
      <w:r>
        <w:rPr>
          <w:rFonts w:ascii="Times New Roman" w:eastAsia="Times New Roman" w:hAnsi="Times New Roman" w:cs="Times New Roman"/>
          <w:b/>
          <w:sz w:val="24"/>
          <w:szCs w:val="24"/>
        </w:rPr>
        <w:t>Abstract</w:t>
      </w:r>
      <w:commentRangeEnd w:id="1"/>
      <w:r>
        <w:commentReference w:id="1"/>
      </w:r>
    </w:p>
    <w:p w14:paraId="00000020" w14:textId="77777777" w:rsidR="000E09D1" w:rsidRDefault="00000000">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Large herbivores are keystone species, </w:t>
      </w:r>
      <w:sdt>
        <w:sdtPr>
          <w:tag w:val="goog_rdk_1"/>
          <w:id w:val="172617359"/>
        </w:sdtPr>
        <w:sdtContent>
          <w:ins w:id="2" w:author="carlos" w:date="2024-02-10T13:31:00Z">
            <w:r>
              <w:rPr>
                <w:rFonts w:ascii="Times New Roman" w:eastAsia="Times New Roman" w:hAnsi="Times New Roman" w:cs="Times New Roman"/>
                <w:color w:val="000000"/>
                <w:sz w:val="24"/>
                <w:szCs w:val="24"/>
              </w:rPr>
              <w:t>so</w:t>
            </w:r>
          </w:ins>
        </w:sdtContent>
      </w:sdt>
      <w:sdt>
        <w:sdtPr>
          <w:tag w:val="goog_rdk_2"/>
          <w:id w:val="1646937630"/>
        </w:sdtPr>
        <w:sdtContent>
          <w:del w:id="3" w:author="carlos" w:date="2024-02-10T13:31:00Z">
            <w:r>
              <w:rPr>
                <w:rFonts w:ascii="Times New Roman" w:eastAsia="Times New Roman" w:hAnsi="Times New Roman" w:cs="Times New Roman"/>
                <w:color w:val="000000"/>
                <w:sz w:val="24"/>
                <w:szCs w:val="24"/>
              </w:rPr>
              <w:delText>and therefore</w:delText>
            </w:r>
          </w:del>
        </w:sdtContent>
      </w:sdt>
      <w:r>
        <w:rPr>
          <w:rFonts w:ascii="Times New Roman" w:eastAsia="Times New Roman" w:hAnsi="Times New Roman" w:cs="Times New Roman"/>
          <w:color w:val="000000"/>
          <w:sz w:val="24"/>
          <w:szCs w:val="24"/>
        </w:rPr>
        <w:t xml:space="preserve"> changes in their population abundance may cause </w:t>
      </w:r>
      <w:sdt>
        <w:sdtPr>
          <w:tag w:val="goog_rdk_3"/>
          <w:id w:val="1200901864"/>
        </w:sdtPr>
        <w:sdtContent>
          <w:del w:id="4" w:author="carlos" w:date="2024-02-10T09:31:00Z">
            <w:r>
              <w:rPr>
                <w:rFonts w:ascii="Times New Roman" w:eastAsia="Times New Roman" w:hAnsi="Times New Roman" w:cs="Times New Roman"/>
                <w:color w:val="000000"/>
                <w:sz w:val="24"/>
                <w:szCs w:val="24"/>
              </w:rPr>
              <w:delText xml:space="preserve">strong </w:delText>
            </w:r>
          </w:del>
        </w:sdtContent>
      </w:sdt>
      <w:r>
        <w:rPr>
          <w:rFonts w:ascii="Times New Roman" w:eastAsia="Times New Roman" w:hAnsi="Times New Roman" w:cs="Times New Roman"/>
          <w:color w:val="000000"/>
          <w:sz w:val="24"/>
          <w:szCs w:val="24"/>
        </w:rPr>
        <w:t>cascading effects on ecosystems. Over the last decades, many species of deer (Cervidae) have experienced unprecedented densities across many areas of the Northern Hemisphere, with still unknown effects on plant-pollinator networks, an important indicator of ecosystem functioning. Our study explores the effects of increasing red deer (</w:t>
      </w:r>
      <w:r>
        <w:rPr>
          <w:rFonts w:ascii="Times New Roman" w:eastAsia="Times New Roman" w:hAnsi="Times New Roman" w:cs="Times New Roman"/>
          <w:i/>
          <w:color w:val="000000"/>
          <w:sz w:val="24"/>
          <w:szCs w:val="24"/>
        </w:rPr>
        <w:t>Cervus elaphus</w:t>
      </w:r>
      <w:r>
        <w:rPr>
          <w:rFonts w:ascii="Times New Roman" w:eastAsia="Times New Roman" w:hAnsi="Times New Roman" w:cs="Times New Roman"/>
          <w:color w:val="000000"/>
          <w:sz w:val="24"/>
          <w:szCs w:val="24"/>
        </w:rPr>
        <w:t>) densities on plant-pollinator networks of Mediterranean communities.</w:t>
      </w:r>
      <w:r>
        <w:rPr>
          <w:rFonts w:ascii="Times New Roman" w:eastAsia="Times New Roman" w:hAnsi="Times New Roman" w:cs="Times New Roman"/>
          <w:sz w:val="24"/>
          <w:szCs w:val="24"/>
        </w:rPr>
        <w:t xml:space="preserve"> W</w:t>
      </w:r>
      <w:r>
        <w:rPr>
          <w:rFonts w:ascii="Times New Roman" w:eastAsia="Times New Roman" w:hAnsi="Times New Roman" w:cs="Times New Roman"/>
          <w:color w:val="000000"/>
          <w:sz w:val="24"/>
          <w:szCs w:val="24"/>
        </w:rPr>
        <w:t>e experimentally manipulated deer densities in large encl</w:t>
      </w:r>
      <w:r>
        <w:rPr>
          <w:rFonts w:ascii="Times New Roman" w:eastAsia="Times New Roman" w:hAnsi="Times New Roman" w:cs="Times New Roman"/>
          <w:sz w:val="24"/>
          <w:szCs w:val="24"/>
        </w:rPr>
        <w:t>osures</w:t>
      </w:r>
      <w:r>
        <w:rPr>
          <w:rFonts w:ascii="Times New Roman" w:eastAsia="Times New Roman" w:hAnsi="Times New Roman" w:cs="Times New Roman"/>
          <w:color w:val="000000"/>
          <w:sz w:val="24"/>
          <w:szCs w:val="24"/>
        </w:rPr>
        <w:t xml:space="preserve"> to simulate two current scenarios of</w:t>
      </w:r>
      <w:sdt>
        <w:sdtPr>
          <w:tag w:val="goog_rdk_4"/>
          <w:id w:val="1872495847"/>
        </w:sdtPr>
        <w:sdtContent>
          <w:del w:id="5" w:author="carlos" w:date="2024-02-10T13:34:00Z">
            <w:r>
              <w:rPr>
                <w:rFonts w:ascii="Times New Roman" w:eastAsia="Times New Roman" w:hAnsi="Times New Roman" w:cs="Times New Roman"/>
                <w:color w:val="000000"/>
                <w:sz w:val="24"/>
                <w:szCs w:val="24"/>
              </w:rPr>
              <w:delText xml:space="preserve"> increasing</w:delText>
            </w:r>
          </w:del>
        </w:sdtContent>
      </w:sdt>
      <w:r>
        <w:rPr>
          <w:rFonts w:ascii="Times New Roman" w:eastAsia="Times New Roman" w:hAnsi="Times New Roman" w:cs="Times New Roman"/>
          <w:color w:val="000000"/>
          <w:sz w:val="24"/>
          <w:szCs w:val="24"/>
        </w:rPr>
        <w:t xml:space="preserve"> deer </w:t>
      </w:r>
      <w:sdt>
        <w:sdtPr>
          <w:tag w:val="goog_rdk_5"/>
          <w:id w:val="1303963055"/>
        </w:sdtPr>
        <w:sdtContent>
          <w:ins w:id="6" w:author="carlos" w:date="2024-02-10T13:34:00Z">
            <w:r>
              <w:rPr>
                <w:rFonts w:ascii="Times New Roman" w:eastAsia="Times New Roman" w:hAnsi="Times New Roman" w:cs="Times New Roman"/>
                <w:color w:val="000000"/>
                <w:sz w:val="24"/>
                <w:szCs w:val="24"/>
              </w:rPr>
              <w:t>over</w:t>
            </w:r>
          </w:ins>
        </w:sdtContent>
      </w:sdt>
      <w:r>
        <w:rPr>
          <w:rFonts w:ascii="Times New Roman" w:eastAsia="Times New Roman" w:hAnsi="Times New Roman" w:cs="Times New Roman"/>
          <w:color w:val="000000"/>
          <w:sz w:val="24"/>
          <w:szCs w:val="24"/>
        </w:rPr>
        <w:t>abundance: high densities (&gt;30 individuals/km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and hyper densities (</w:t>
      </w:r>
      <w:r>
        <w:rPr>
          <w:rFonts w:ascii="Times New Roman" w:eastAsia="Times New Roman" w:hAnsi="Times New Roman" w:cs="Times New Roman"/>
          <w:sz w:val="24"/>
          <w:szCs w:val="24"/>
        </w:rPr>
        <w:t>&gt;</w:t>
      </w:r>
      <w:r>
        <w:rPr>
          <w:rFonts w:ascii="Times New Roman" w:eastAsia="Times New Roman" w:hAnsi="Times New Roman" w:cs="Times New Roman"/>
          <w:color w:val="000000"/>
          <w:sz w:val="24"/>
          <w:szCs w:val="24"/>
        </w:rPr>
        <w:t>90 individuals/km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typical of many territories, including protected areas and </w:t>
      </w:r>
      <w:proofErr w:type="gramStart"/>
      <w:r>
        <w:rPr>
          <w:rFonts w:ascii="Times New Roman" w:eastAsia="Times New Roman" w:hAnsi="Times New Roman" w:cs="Times New Roman"/>
          <w:color w:val="000000"/>
          <w:sz w:val="24"/>
          <w:szCs w:val="24"/>
        </w:rPr>
        <w:t>intensively-managed</w:t>
      </w:r>
      <w:proofErr w:type="gramEnd"/>
      <w:r>
        <w:rPr>
          <w:rFonts w:ascii="Times New Roman" w:eastAsia="Times New Roman" w:hAnsi="Times New Roman" w:cs="Times New Roman"/>
          <w:color w:val="000000"/>
          <w:sz w:val="24"/>
          <w:szCs w:val="24"/>
        </w:rPr>
        <w:t xml:space="preserve"> hunting estates. We compared these </w:t>
      </w:r>
      <w:sdt>
        <w:sdtPr>
          <w:tag w:val="goog_rdk_6"/>
          <w:id w:val="-543451243"/>
        </w:sdtPr>
        <w:sdtContent>
          <w:del w:id="7" w:author="carlos" w:date="2024-02-10T09:33:00Z">
            <w:r>
              <w:rPr>
                <w:rFonts w:ascii="Times New Roman" w:eastAsia="Times New Roman" w:hAnsi="Times New Roman" w:cs="Times New Roman"/>
                <w:color w:val="000000"/>
                <w:sz w:val="24"/>
                <w:szCs w:val="24"/>
              </w:rPr>
              <w:delText xml:space="preserve">deer </w:delText>
            </w:r>
          </w:del>
        </w:sdtContent>
      </w:sdt>
      <w:sdt>
        <w:sdtPr>
          <w:tag w:val="goog_rdk_7"/>
          <w:id w:val="-2072565326"/>
        </w:sdtPr>
        <w:sdtContent>
          <w:del w:id="8" w:author="carlos" w:date="2024-02-10T09:33:00Z">
            <w:r>
              <w:rPr>
                <w:rFonts w:ascii="Times New Roman" w:eastAsia="Times New Roman" w:hAnsi="Times New Roman" w:cs="Times New Roman"/>
                <w:color w:val="000000"/>
                <w:sz w:val="24"/>
                <w:szCs w:val="24"/>
              </w:rPr>
              <w:delText xml:space="preserve">overabundant </w:delText>
            </w:r>
          </w:del>
        </w:sdtContent>
      </w:sdt>
      <w:sdt>
        <w:sdtPr>
          <w:tag w:val="goog_rdk_8"/>
          <w:id w:val="1097756965"/>
        </w:sdtPr>
        <w:sdtContent>
          <w:customXmlInsRangeStart w:id="9" w:author="carlos" w:date="2024-02-10T09:33:00Z"/>
          <w:sdt>
            <w:sdtPr>
              <w:tag w:val="goog_rdk_9"/>
              <w:id w:val="-775399077"/>
            </w:sdtPr>
            <w:sdtContent>
              <w:customXmlInsRangeEnd w:id="9"/>
              <w:ins w:id="10" w:author="carlos" w:date="2024-02-10T09:33:00Z">
                <w:del w:id="11" w:author="carlos" w:date="2024-02-10T09:33:00Z">
                  <w:r>
                    <w:rPr>
                      <w:rFonts w:ascii="Times New Roman" w:eastAsia="Times New Roman" w:hAnsi="Times New Roman" w:cs="Times New Roman"/>
                      <w:color w:val="000000"/>
                      <w:sz w:val="24"/>
                      <w:szCs w:val="24"/>
                    </w:rPr>
                    <w:delText xml:space="preserve">deer </w:delText>
                  </w:r>
                </w:del>
              </w:ins>
              <w:customXmlInsRangeStart w:id="12" w:author="carlos" w:date="2024-02-10T09:33:00Z"/>
            </w:sdtContent>
          </w:sdt>
          <w:customXmlInsRangeEnd w:id="12"/>
        </w:sdtContent>
      </w:sdt>
      <w:r>
        <w:rPr>
          <w:rFonts w:ascii="Times New Roman" w:eastAsia="Times New Roman" w:hAnsi="Times New Roman" w:cs="Times New Roman"/>
          <w:color w:val="000000"/>
          <w:sz w:val="24"/>
          <w:szCs w:val="24"/>
        </w:rPr>
        <w:t xml:space="preserve">scenarios to an adjacent control </w:t>
      </w:r>
      <w:proofErr w:type="spellStart"/>
      <w:r>
        <w:rPr>
          <w:rFonts w:ascii="Times New Roman" w:eastAsia="Times New Roman" w:hAnsi="Times New Roman" w:cs="Times New Roman"/>
          <w:color w:val="000000"/>
          <w:sz w:val="24"/>
          <w:szCs w:val="24"/>
        </w:rPr>
        <w:t>exclosure</w:t>
      </w:r>
      <w:proofErr w:type="spellEnd"/>
      <w:r>
        <w:rPr>
          <w:rFonts w:ascii="Times New Roman" w:eastAsia="Times New Roman" w:hAnsi="Times New Roman" w:cs="Times New Roman"/>
          <w:color w:val="000000"/>
          <w:sz w:val="24"/>
          <w:szCs w:val="24"/>
        </w:rPr>
        <w:t xml:space="preserve"> (no deer)</w:t>
      </w:r>
      <w:sdt>
        <w:sdtPr>
          <w:tag w:val="goog_rdk_10"/>
          <w:id w:val="43806818"/>
        </w:sdtPr>
        <w:sdtContent>
          <w:del w:id="13" w:author="carlos" w:date="2024-02-10T09:33:00Z">
            <w:r>
              <w:rPr>
                <w:rFonts w:ascii="Times New Roman" w:eastAsia="Times New Roman" w:hAnsi="Times New Roman" w:cs="Times New Roman"/>
                <w:color w:val="000000"/>
                <w:sz w:val="24"/>
                <w:szCs w:val="24"/>
              </w:rPr>
              <w:delText xml:space="preserve"> that previously maintained the natural deer densit</w:delText>
            </w:r>
          </w:del>
        </w:sdtContent>
      </w:sdt>
      <w:sdt>
        <w:sdtPr>
          <w:tag w:val="goog_rdk_11"/>
          <w:id w:val="398801293"/>
        </w:sdtPr>
        <w:sdtContent>
          <w:customXmlInsRangeStart w:id="14" w:author="carlos" w:date="2024-02-10T09:33:00Z"/>
          <w:sdt>
            <w:sdtPr>
              <w:tag w:val="goog_rdk_12"/>
              <w:id w:val="-1453860856"/>
            </w:sdtPr>
            <w:sdtContent>
              <w:customXmlInsRangeEnd w:id="14"/>
              <w:ins w:id="15" w:author="carlos" w:date="2024-02-10T09:33:00Z">
                <w:del w:id="16" w:author="carlos" w:date="2024-02-10T09:33:00Z">
                  <w:r>
                    <w:rPr>
                      <w:rFonts w:ascii="Times New Roman" w:eastAsia="Times New Roman" w:hAnsi="Times New Roman" w:cs="Times New Roman"/>
                      <w:color w:val="000000"/>
                      <w:sz w:val="24"/>
                      <w:szCs w:val="24"/>
                    </w:rPr>
                    <w:delText>ies</w:delText>
                  </w:r>
                </w:del>
              </w:ins>
              <w:customXmlInsRangeStart w:id="17" w:author="carlos" w:date="2024-02-10T09:33:00Z"/>
            </w:sdtContent>
          </w:sdt>
          <w:customXmlInsRangeEnd w:id="17"/>
        </w:sdtContent>
      </w:sdt>
      <w:sdt>
        <w:sdtPr>
          <w:tag w:val="goog_rdk_13"/>
          <w:id w:val="965555380"/>
        </w:sdtPr>
        <w:sdtContent>
          <w:del w:id="18" w:author="carlos" w:date="2024-02-10T09:33:00Z">
            <w:r>
              <w:rPr>
                <w:rFonts w:ascii="Times New Roman" w:eastAsia="Times New Roman" w:hAnsi="Times New Roman" w:cs="Times New Roman"/>
                <w:color w:val="000000"/>
                <w:sz w:val="24"/>
                <w:szCs w:val="24"/>
              </w:rPr>
              <w:delText>y (~10 individuals/km</w:delText>
            </w:r>
            <w:r>
              <w:rPr>
                <w:rFonts w:ascii="Times New Roman" w:eastAsia="Times New Roman" w:hAnsi="Times New Roman" w:cs="Times New Roman"/>
                <w:color w:val="000000"/>
                <w:sz w:val="24"/>
                <w:szCs w:val="24"/>
                <w:vertAlign w:val="superscript"/>
              </w:rPr>
              <w:delText>2</w:delText>
            </w:r>
            <w:r>
              <w:rPr>
                <w:rFonts w:ascii="Times New Roman" w:eastAsia="Times New Roman" w:hAnsi="Times New Roman" w:cs="Times New Roman"/>
                <w:color w:val="000000"/>
                <w:sz w:val="24"/>
                <w:szCs w:val="24"/>
              </w:rPr>
              <w:delText>) for &gt;10 years</w:delText>
            </w:r>
          </w:del>
        </w:sdtContent>
      </w:sdt>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00000"/>
          <w:sz w:val="24"/>
          <w:szCs w:val="24"/>
          <w:highlight w:val="white"/>
        </w:rPr>
        <w:t xml:space="preserve">We found that overabundant deer scenarios reduced </w:t>
      </w:r>
      <w:sdt>
        <w:sdtPr>
          <w:tag w:val="goog_rdk_14"/>
          <w:id w:val="1025445258"/>
        </w:sdtPr>
        <w:sdtContent>
          <w:del w:id="19" w:author="carlos" w:date="2024-02-10T13:36:00Z">
            <w:r>
              <w:rPr>
                <w:rFonts w:ascii="Times New Roman" w:eastAsia="Times New Roman" w:hAnsi="Times New Roman" w:cs="Times New Roman"/>
                <w:color w:val="000000"/>
                <w:sz w:val="24"/>
                <w:szCs w:val="24"/>
                <w:highlight w:val="white"/>
              </w:rPr>
              <w:delText xml:space="preserve">the number of </w:delText>
            </w:r>
          </w:del>
        </w:sdtContent>
      </w:sdt>
      <w:r>
        <w:rPr>
          <w:rFonts w:ascii="Times New Roman" w:eastAsia="Times New Roman" w:hAnsi="Times New Roman" w:cs="Times New Roman"/>
          <w:color w:val="000000"/>
          <w:sz w:val="24"/>
          <w:szCs w:val="24"/>
          <w:highlight w:val="white"/>
        </w:rPr>
        <w:t>flower</w:t>
      </w:r>
      <w:sdt>
        <w:sdtPr>
          <w:tag w:val="goog_rdk_15"/>
          <w:id w:val="-1251045183"/>
        </w:sdtPr>
        <w:sdtContent>
          <w:del w:id="20" w:author="carlos" w:date="2024-02-10T13:36:00Z">
            <w:r>
              <w:rPr>
                <w:rFonts w:ascii="Times New Roman" w:eastAsia="Times New Roman" w:hAnsi="Times New Roman" w:cs="Times New Roman"/>
                <w:color w:val="000000"/>
                <w:sz w:val="24"/>
                <w:szCs w:val="24"/>
                <w:highlight w:val="white"/>
              </w:rPr>
              <w:delText xml:space="preserve">s </w:delText>
            </w:r>
          </w:del>
        </w:sdtContent>
      </w:sdt>
      <w:sdt>
        <w:sdtPr>
          <w:tag w:val="goog_rdk_16"/>
          <w:id w:val="-1526168044"/>
        </w:sdtPr>
        <w:sdtContent>
          <w:ins w:id="21" w:author="carlos" w:date="2024-02-10T13:36:00Z">
            <w:r>
              <w:rPr>
                <w:rFonts w:ascii="Times New Roman" w:eastAsia="Times New Roman" w:hAnsi="Times New Roman" w:cs="Times New Roman"/>
                <w:color w:val="000000"/>
                <w:sz w:val="24"/>
                <w:szCs w:val="24"/>
                <w:highlight w:val="white"/>
              </w:rPr>
              <w:t xml:space="preserve"> abundance </w:t>
            </w:r>
          </w:ins>
        </w:sdtContent>
      </w:sdt>
      <w:r>
        <w:rPr>
          <w:rFonts w:ascii="Times New Roman" w:eastAsia="Times New Roman" w:hAnsi="Times New Roman" w:cs="Times New Roman"/>
          <w:color w:val="000000"/>
          <w:sz w:val="24"/>
          <w:szCs w:val="24"/>
          <w:highlight w:val="white"/>
        </w:rPr>
        <w:t xml:space="preserve">of </w:t>
      </w:r>
      <w:sdt>
        <w:sdtPr>
          <w:tag w:val="goog_rdk_17"/>
          <w:id w:val="497704010"/>
        </w:sdtPr>
        <w:sdtContent>
          <w:del w:id="22" w:author="carlos" w:date="2024-02-10T09:17:00Z">
            <w:r>
              <w:rPr>
                <w:rFonts w:ascii="Times New Roman" w:eastAsia="Times New Roman" w:hAnsi="Times New Roman" w:cs="Times New Roman"/>
                <w:color w:val="000000"/>
                <w:sz w:val="24"/>
                <w:szCs w:val="24"/>
                <w:highlight w:val="white"/>
              </w:rPr>
              <w:delText xml:space="preserve">abundant </w:delText>
            </w:r>
          </w:del>
        </w:sdtContent>
      </w:sdt>
      <w:sdt>
        <w:sdtPr>
          <w:tag w:val="goog_rdk_18"/>
          <w:id w:val="-465818024"/>
        </w:sdtPr>
        <w:sdtContent>
          <w:ins w:id="23" w:author="carlos" w:date="2024-02-10T09:17:00Z">
            <w:r>
              <w:rPr>
                <w:rFonts w:ascii="Times New Roman" w:eastAsia="Times New Roman" w:hAnsi="Times New Roman" w:cs="Times New Roman"/>
                <w:color w:val="000000"/>
                <w:sz w:val="24"/>
                <w:szCs w:val="24"/>
                <w:highlight w:val="white"/>
              </w:rPr>
              <w:t>scrubs</w:t>
            </w:r>
          </w:ins>
        </w:sdtContent>
      </w:sdt>
      <w:sdt>
        <w:sdtPr>
          <w:tag w:val="goog_rdk_19"/>
          <w:id w:val="1131136099"/>
        </w:sdtPr>
        <w:sdtContent>
          <w:del w:id="24" w:author="carlos" w:date="2024-02-10T09:17:00Z">
            <w:r>
              <w:rPr>
                <w:rFonts w:ascii="Times New Roman" w:eastAsia="Times New Roman" w:hAnsi="Times New Roman" w:cs="Times New Roman"/>
                <w:color w:val="000000"/>
                <w:sz w:val="24"/>
                <w:szCs w:val="24"/>
                <w:highlight w:val="white"/>
              </w:rPr>
              <w:delText>woody plants</w:delText>
            </w:r>
          </w:del>
        </w:sdtContent>
      </w:sdt>
      <w:r>
        <w:rPr>
          <w:rFonts w:ascii="Times New Roman" w:eastAsia="Times New Roman" w:hAnsi="Times New Roman" w:cs="Times New Roman"/>
          <w:color w:val="000000"/>
          <w:sz w:val="24"/>
          <w:szCs w:val="24"/>
          <w:highlight w:val="white"/>
        </w:rPr>
        <w:t xml:space="preserve">, and while </w:t>
      </w:r>
      <w:sdt>
        <w:sdtPr>
          <w:tag w:val="goog_rdk_20"/>
          <w:id w:val="1838501735"/>
        </w:sdtPr>
        <w:sdtContent>
          <w:ins w:id="25" w:author="carlos" w:date="2024-02-10T13:37:00Z">
            <w:r>
              <w:rPr>
                <w:rFonts w:ascii="Times New Roman" w:eastAsia="Times New Roman" w:hAnsi="Times New Roman" w:cs="Times New Roman"/>
                <w:color w:val="000000"/>
                <w:sz w:val="24"/>
                <w:szCs w:val="24"/>
                <w:highlight w:val="white"/>
              </w:rPr>
              <w:t>flower richness decreased</w:t>
            </w:r>
          </w:ins>
        </w:sdtContent>
      </w:sdt>
      <w:sdt>
        <w:sdtPr>
          <w:tag w:val="goog_rdk_21"/>
          <w:id w:val="1768887995"/>
        </w:sdtPr>
        <w:sdtContent>
          <w:del w:id="26" w:author="carlos" w:date="2024-02-10T13:37:00Z">
            <w:r>
              <w:rPr>
                <w:rFonts w:ascii="Times New Roman" w:eastAsia="Times New Roman" w:hAnsi="Times New Roman" w:cs="Times New Roman"/>
                <w:color w:val="000000"/>
                <w:sz w:val="24"/>
                <w:szCs w:val="24"/>
                <w:highlight w:val="white"/>
              </w:rPr>
              <w:delText>flowering species were extirpated</w:delText>
            </w:r>
          </w:del>
        </w:sdtContent>
      </w:sdt>
      <w:r>
        <w:rPr>
          <w:rFonts w:ascii="Times New Roman" w:eastAsia="Times New Roman" w:hAnsi="Times New Roman" w:cs="Times New Roman"/>
          <w:color w:val="000000"/>
          <w:sz w:val="24"/>
          <w:szCs w:val="24"/>
          <w:highlight w:val="white"/>
        </w:rPr>
        <w:t xml:space="preserve"> only in the hyper density scenario, </w:t>
      </w:r>
      <w:sdt>
        <w:sdtPr>
          <w:tag w:val="goog_rdk_22"/>
          <w:id w:val="1313208561"/>
        </w:sdtPr>
        <w:sdtContent>
          <w:del w:id="27" w:author="carlos" w:date="2024-02-10T09:11:00Z">
            <w:r>
              <w:rPr>
                <w:rFonts w:ascii="Times New Roman" w:eastAsia="Times New Roman" w:hAnsi="Times New Roman" w:cs="Times New Roman"/>
                <w:sz w:val="24"/>
                <w:szCs w:val="24"/>
                <w:highlight w:val="white"/>
              </w:rPr>
              <w:delText xml:space="preserve">a decrease in </w:delText>
            </w:r>
          </w:del>
        </w:sdtContent>
      </w:sdt>
      <w:r>
        <w:rPr>
          <w:rFonts w:ascii="Times New Roman" w:eastAsia="Times New Roman" w:hAnsi="Times New Roman" w:cs="Times New Roman"/>
          <w:sz w:val="24"/>
          <w:szCs w:val="24"/>
          <w:highlight w:val="white"/>
        </w:rPr>
        <w:t>pollinator richness</w:t>
      </w:r>
      <w:r>
        <w:rPr>
          <w:rFonts w:ascii="Times New Roman" w:eastAsia="Times New Roman" w:hAnsi="Times New Roman" w:cs="Times New Roman"/>
          <w:color w:val="000000"/>
          <w:sz w:val="24"/>
          <w:szCs w:val="24"/>
          <w:highlight w:val="white"/>
        </w:rPr>
        <w:t xml:space="preserve"> </w:t>
      </w:r>
      <w:sdt>
        <w:sdtPr>
          <w:tag w:val="goog_rdk_23"/>
          <w:id w:val="-1787187555"/>
        </w:sdtPr>
        <w:sdtContent>
          <w:ins w:id="28" w:author="carlos" w:date="2024-02-10T09:11:00Z">
            <w:r>
              <w:rPr>
                <w:rFonts w:ascii="Times New Roman" w:eastAsia="Times New Roman" w:hAnsi="Times New Roman" w:cs="Times New Roman"/>
                <w:color w:val="000000"/>
                <w:sz w:val="24"/>
                <w:szCs w:val="24"/>
                <w:highlight w:val="white"/>
              </w:rPr>
              <w:t>decreased</w:t>
            </w:r>
          </w:ins>
        </w:sdtContent>
      </w:sdt>
      <w:sdt>
        <w:sdtPr>
          <w:tag w:val="goog_rdk_24"/>
          <w:id w:val="627895322"/>
        </w:sdtPr>
        <w:sdtContent>
          <w:del w:id="29" w:author="carlos" w:date="2024-02-10T09:11:00Z">
            <w:r>
              <w:rPr>
                <w:rFonts w:ascii="Times New Roman" w:eastAsia="Times New Roman" w:hAnsi="Times New Roman" w:cs="Times New Roman"/>
                <w:color w:val="000000"/>
                <w:sz w:val="24"/>
                <w:szCs w:val="24"/>
                <w:highlight w:val="white"/>
              </w:rPr>
              <w:delText>occurred</w:delText>
            </w:r>
          </w:del>
        </w:sdtContent>
      </w:sdt>
      <w:r>
        <w:rPr>
          <w:rFonts w:ascii="Times New Roman" w:eastAsia="Times New Roman" w:hAnsi="Times New Roman" w:cs="Times New Roman"/>
          <w:color w:val="000000"/>
          <w:sz w:val="24"/>
          <w:szCs w:val="24"/>
          <w:highlight w:val="white"/>
        </w:rPr>
        <w:t xml:space="preserve"> in both high and hyper density scenarios. </w:t>
      </w:r>
      <w:sdt>
        <w:sdtPr>
          <w:tag w:val="goog_rdk_25"/>
          <w:id w:val="453141218"/>
        </w:sdtPr>
        <w:sdtContent>
          <w:ins w:id="30" w:author="carlos" w:date="2024-02-10T09:13:00Z">
            <w:r>
              <w:rPr>
                <w:rFonts w:ascii="Times New Roman" w:eastAsia="Times New Roman" w:hAnsi="Times New Roman" w:cs="Times New Roman"/>
                <w:color w:val="000000"/>
                <w:sz w:val="24"/>
                <w:szCs w:val="24"/>
                <w:highlight w:val="white"/>
              </w:rPr>
              <w:t>R</w:t>
            </w:r>
          </w:ins>
        </w:sdtContent>
      </w:sdt>
      <w:sdt>
        <w:sdtPr>
          <w:tag w:val="goog_rdk_26"/>
          <w:id w:val="-555543562"/>
        </w:sdtPr>
        <w:sdtContent>
          <w:del w:id="31" w:author="carlos" w:date="2024-02-10T09:13:00Z">
            <w:r>
              <w:rPr>
                <w:rFonts w:ascii="Times New Roman" w:eastAsia="Times New Roman" w:hAnsi="Times New Roman" w:cs="Times New Roman"/>
                <w:color w:val="000000"/>
                <w:sz w:val="24"/>
                <w:szCs w:val="24"/>
                <w:highlight w:val="white"/>
              </w:rPr>
              <w:delText>The r</w:delText>
            </w:r>
          </w:del>
        </w:sdtContent>
      </w:sdt>
      <w:r>
        <w:rPr>
          <w:rFonts w:ascii="Times New Roman" w:eastAsia="Times New Roman" w:hAnsi="Times New Roman" w:cs="Times New Roman"/>
          <w:color w:val="000000"/>
          <w:sz w:val="24"/>
          <w:szCs w:val="24"/>
          <w:highlight w:val="white"/>
        </w:rPr>
        <w:t xml:space="preserve">emaining plants and pollinators </w:t>
      </w:r>
      <w:sdt>
        <w:sdtPr>
          <w:tag w:val="goog_rdk_27"/>
          <w:id w:val="-38899190"/>
        </w:sdtPr>
        <w:sdtContent>
          <w:ins w:id="32" w:author="carlos" w:date="2024-02-10T09:13:00Z">
            <w:r>
              <w:rPr>
                <w:rFonts w:ascii="Times New Roman" w:eastAsia="Times New Roman" w:hAnsi="Times New Roman" w:cs="Times New Roman"/>
                <w:color w:val="000000"/>
                <w:sz w:val="24"/>
                <w:szCs w:val="24"/>
                <w:highlight w:val="white"/>
              </w:rPr>
              <w:t>lost</w:t>
            </w:r>
          </w:ins>
        </w:sdtContent>
      </w:sdt>
      <w:sdt>
        <w:sdtPr>
          <w:tag w:val="goog_rdk_28"/>
          <w:id w:val="1234130771"/>
        </w:sdtPr>
        <w:sdtContent>
          <w:del w:id="33" w:author="carlos" w:date="2024-02-10T09:13:00Z">
            <w:r>
              <w:rPr>
                <w:rFonts w:ascii="Times New Roman" w:eastAsia="Times New Roman" w:hAnsi="Times New Roman" w:cs="Times New Roman"/>
                <w:color w:val="000000"/>
                <w:sz w:val="24"/>
                <w:szCs w:val="24"/>
                <w:highlight w:val="white"/>
              </w:rPr>
              <w:delText>tended to lose</w:delText>
            </w:r>
          </w:del>
        </w:sdtContent>
      </w:sdt>
      <w:r>
        <w:rPr>
          <w:rFonts w:ascii="Times New Roman" w:eastAsia="Times New Roman" w:hAnsi="Times New Roman" w:cs="Times New Roman"/>
          <w:color w:val="000000"/>
          <w:sz w:val="24"/>
          <w:szCs w:val="24"/>
          <w:highlight w:val="white"/>
        </w:rPr>
        <w:t xml:space="preserve"> interactions, and some plants lost pollinators in the hyper density scenario. </w:t>
      </w:r>
      <w:sdt>
        <w:sdtPr>
          <w:tag w:val="goog_rdk_29"/>
          <w:id w:val="1681696026"/>
        </w:sdtPr>
        <w:sdtContent>
          <w:ins w:id="34" w:author="carlos" w:date="2024-02-10T09:14:00Z">
            <w:r>
              <w:rPr>
                <w:rFonts w:ascii="Times New Roman" w:eastAsia="Times New Roman" w:hAnsi="Times New Roman" w:cs="Times New Roman"/>
                <w:color w:val="000000"/>
                <w:sz w:val="24"/>
                <w:szCs w:val="24"/>
                <w:highlight w:val="white"/>
              </w:rPr>
              <w:t>N</w:t>
            </w:r>
          </w:ins>
        </w:sdtContent>
      </w:sdt>
      <w:sdt>
        <w:sdtPr>
          <w:tag w:val="goog_rdk_30"/>
          <w:id w:val="933710533"/>
        </w:sdtPr>
        <w:sdtContent>
          <w:del w:id="35" w:author="carlos" w:date="2024-02-10T09:14:00Z">
            <w:r>
              <w:rPr>
                <w:rFonts w:ascii="Times New Roman" w:eastAsia="Times New Roman" w:hAnsi="Times New Roman" w:cs="Times New Roman"/>
                <w:color w:val="000000"/>
                <w:sz w:val="24"/>
                <w:szCs w:val="24"/>
                <w:highlight w:val="white"/>
              </w:rPr>
              <w:delText>As deer density increased, n</w:delText>
            </w:r>
          </w:del>
        </w:sdtContent>
      </w:sdt>
      <w:r>
        <w:rPr>
          <w:rFonts w:ascii="Times New Roman" w:eastAsia="Times New Roman" w:hAnsi="Times New Roman" w:cs="Times New Roman"/>
          <w:color w:val="000000"/>
          <w:sz w:val="24"/>
          <w:szCs w:val="24"/>
          <w:highlight w:val="white"/>
        </w:rPr>
        <w:t>etworks became less complex and less structured</w:t>
      </w:r>
      <w:sdt>
        <w:sdtPr>
          <w:tag w:val="goog_rdk_31"/>
          <w:id w:val="-998115326"/>
        </w:sdtPr>
        <w:sdtContent>
          <w:ins w:id="36" w:author="carlos" w:date="2024-02-10T09:54:00Z">
            <w:r>
              <w:rPr>
                <w:rFonts w:ascii="Times New Roman" w:eastAsia="Times New Roman" w:hAnsi="Times New Roman" w:cs="Times New Roman"/>
                <w:color w:val="000000"/>
                <w:sz w:val="24"/>
                <w:szCs w:val="24"/>
                <w:highlight w:val="white"/>
              </w:rPr>
              <w:t>:</w:t>
            </w:r>
          </w:ins>
        </w:sdtContent>
      </w:sdt>
      <w:sdt>
        <w:sdtPr>
          <w:tag w:val="goog_rdk_32"/>
          <w:id w:val="-851877857"/>
        </w:sdtPr>
        <w:sdtContent>
          <w:del w:id="37" w:author="carlos" w:date="2024-02-10T09:54:00Z">
            <w:r>
              <w:rPr>
                <w:rFonts w:ascii="Times New Roman" w:eastAsia="Times New Roman" w:hAnsi="Times New Roman" w:cs="Times New Roman"/>
                <w:color w:val="000000"/>
                <w:sz w:val="24"/>
                <w:szCs w:val="24"/>
                <w:highlight w:val="white"/>
              </w:rPr>
              <w:delText>.</w:delText>
            </w:r>
          </w:del>
        </w:sdtContent>
      </w:sdt>
      <w:r>
        <w:rPr>
          <w:rFonts w:ascii="Times New Roman" w:eastAsia="Times New Roman" w:hAnsi="Times New Roman" w:cs="Times New Roman"/>
          <w:color w:val="000000"/>
          <w:sz w:val="24"/>
          <w:szCs w:val="24"/>
          <w:highlight w:val="white"/>
        </w:rPr>
        <w:t xml:space="preserve"> </w:t>
      </w:r>
      <w:sdt>
        <w:sdtPr>
          <w:tag w:val="goog_rdk_33"/>
          <w:id w:val="-870301539"/>
        </w:sdtPr>
        <w:sdtContent>
          <w:ins w:id="38" w:author="carlos" w:date="2024-02-10T09:25:00Z">
            <w:r>
              <w:rPr>
                <w:rFonts w:ascii="Times New Roman" w:eastAsia="Times New Roman" w:hAnsi="Times New Roman" w:cs="Times New Roman"/>
                <w:color w:val="000000"/>
                <w:sz w:val="24"/>
                <w:szCs w:val="24"/>
                <w:highlight w:val="white"/>
              </w:rPr>
              <w:t>S</w:t>
            </w:r>
          </w:ins>
        </w:sdtContent>
      </w:sdt>
      <w:sdt>
        <w:sdtPr>
          <w:tag w:val="goog_rdk_34"/>
          <w:id w:val="376897195"/>
        </w:sdtPr>
        <w:sdtContent>
          <w:del w:id="39" w:author="carlos" w:date="2024-02-10T09:25:00Z">
            <w:r>
              <w:rPr>
                <w:rFonts w:ascii="Times New Roman" w:eastAsia="Times New Roman" w:hAnsi="Times New Roman" w:cs="Times New Roman"/>
                <w:color w:val="000000"/>
                <w:sz w:val="24"/>
                <w:szCs w:val="24"/>
                <w:highlight w:val="white"/>
              </w:rPr>
              <w:delText>Network s</w:delText>
            </w:r>
          </w:del>
        </w:sdtContent>
      </w:sdt>
      <w:r>
        <w:rPr>
          <w:rFonts w:ascii="Times New Roman" w:eastAsia="Times New Roman" w:hAnsi="Times New Roman" w:cs="Times New Roman"/>
          <w:color w:val="000000"/>
          <w:sz w:val="24"/>
          <w:szCs w:val="24"/>
          <w:highlight w:val="white"/>
        </w:rPr>
        <w:t xml:space="preserve">pecialization decreased because modules conformed by herbs and specialist pollinators were gradually extirpated as deer density increased. </w:t>
      </w:r>
      <w:sdt>
        <w:sdtPr>
          <w:tag w:val="goog_rdk_35"/>
          <w:id w:val="1182624432"/>
        </w:sdtPr>
        <w:sdtContent>
          <w:ins w:id="40" w:author="carlos" w:date="2024-02-10T09:54:00Z">
            <w:r>
              <w:rPr>
                <w:rFonts w:ascii="Times New Roman" w:eastAsia="Times New Roman" w:hAnsi="Times New Roman" w:cs="Times New Roman"/>
                <w:color w:val="000000"/>
                <w:sz w:val="24"/>
                <w:szCs w:val="24"/>
                <w:highlight w:val="white"/>
              </w:rPr>
              <w:t>However</w:t>
            </w:r>
          </w:ins>
        </w:sdtContent>
      </w:sdt>
      <w:sdt>
        <w:sdtPr>
          <w:tag w:val="goog_rdk_36"/>
          <w:id w:val="856855444"/>
        </w:sdtPr>
        <w:sdtContent>
          <w:del w:id="41" w:author="carlos" w:date="2024-02-10T09:54:00Z">
            <w:r>
              <w:rPr>
                <w:rFonts w:ascii="Times New Roman" w:eastAsia="Times New Roman" w:hAnsi="Times New Roman" w:cs="Times New Roman"/>
                <w:color w:val="000000"/>
                <w:sz w:val="24"/>
                <w:szCs w:val="24"/>
                <w:highlight w:val="white"/>
              </w:rPr>
              <w:delText>Despite this</w:delText>
            </w:r>
          </w:del>
        </w:sdtContent>
      </w:sdt>
      <w:r>
        <w:rPr>
          <w:rFonts w:ascii="Times New Roman" w:eastAsia="Times New Roman" w:hAnsi="Times New Roman" w:cs="Times New Roman"/>
          <w:color w:val="000000"/>
          <w:sz w:val="24"/>
          <w:szCs w:val="24"/>
          <w:highlight w:val="white"/>
        </w:rPr>
        <w:t xml:space="preserve">, </w:t>
      </w:r>
      <w:sdt>
        <w:sdtPr>
          <w:tag w:val="goog_rdk_37"/>
          <w:id w:val="-266457701"/>
        </w:sdtPr>
        <w:sdtContent>
          <w:del w:id="42" w:author="carlos" w:date="2024-02-10T09:54:00Z">
            <w:r>
              <w:rPr>
                <w:rFonts w:ascii="Times New Roman" w:eastAsia="Times New Roman" w:hAnsi="Times New Roman" w:cs="Times New Roman"/>
                <w:color w:val="000000"/>
                <w:sz w:val="24"/>
                <w:szCs w:val="24"/>
                <w:highlight w:val="white"/>
              </w:rPr>
              <w:delText xml:space="preserve">network </w:delText>
            </w:r>
          </w:del>
        </w:sdtContent>
      </w:sdt>
      <w:r>
        <w:rPr>
          <w:rFonts w:ascii="Times New Roman" w:eastAsia="Times New Roman" w:hAnsi="Times New Roman" w:cs="Times New Roman"/>
          <w:color w:val="000000"/>
          <w:sz w:val="24"/>
          <w:szCs w:val="24"/>
          <w:highlight w:val="white"/>
        </w:rPr>
        <w:t xml:space="preserve">robustness remained </w:t>
      </w:r>
      <w:proofErr w:type="spellStart"/>
      <w:r>
        <w:rPr>
          <w:rFonts w:ascii="Times New Roman" w:eastAsia="Times New Roman" w:hAnsi="Times New Roman" w:cs="Times New Roman"/>
          <w:color w:val="000000"/>
          <w:sz w:val="24"/>
          <w:szCs w:val="24"/>
          <w:highlight w:val="white"/>
        </w:rPr>
        <w:t>unaltered,</w:t>
      </w:r>
      <w:sdt>
        <w:sdtPr>
          <w:tag w:val="goog_rdk_38"/>
          <w:id w:val="-518313846"/>
        </w:sdtPr>
        <w:sdtContent>
          <w:del w:id="43" w:author="carlos" w:date="2024-02-11T19:04:00Z">
            <w:r>
              <w:rPr>
                <w:rFonts w:ascii="Times New Roman" w:eastAsia="Times New Roman" w:hAnsi="Times New Roman" w:cs="Times New Roman"/>
                <w:color w:val="000000"/>
                <w:sz w:val="24"/>
                <w:szCs w:val="24"/>
                <w:highlight w:val="white"/>
              </w:rPr>
              <w:delText xml:space="preserve"> apparently </w:delText>
            </w:r>
          </w:del>
        </w:sdtContent>
      </w:sdt>
      <w:r>
        <w:rPr>
          <w:rFonts w:ascii="Times New Roman" w:eastAsia="Times New Roman" w:hAnsi="Times New Roman" w:cs="Times New Roman"/>
          <w:color w:val="000000"/>
          <w:sz w:val="24"/>
          <w:szCs w:val="24"/>
          <w:highlight w:val="white"/>
        </w:rPr>
        <w:t>because</w:t>
      </w:r>
      <w:proofErr w:type="spellEnd"/>
      <w:r>
        <w:rPr>
          <w:rFonts w:ascii="Times New Roman" w:eastAsia="Times New Roman" w:hAnsi="Times New Roman" w:cs="Times New Roman"/>
          <w:color w:val="000000"/>
          <w:sz w:val="24"/>
          <w:szCs w:val="24"/>
          <w:highlight w:val="white"/>
        </w:rPr>
        <w:t xml:space="preserve"> </w:t>
      </w:r>
      <w:sdt>
        <w:sdtPr>
          <w:tag w:val="goog_rdk_39"/>
          <w:id w:val="2115246036"/>
        </w:sdtPr>
        <w:sdtContent>
          <w:ins w:id="44" w:author="carlos" w:date="2024-02-10T10:01:00Z">
            <w:r>
              <w:rPr>
                <w:rFonts w:ascii="Times New Roman" w:eastAsia="Times New Roman" w:hAnsi="Times New Roman" w:cs="Times New Roman"/>
                <w:color w:val="000000"/>
                <w:sz w:val="24"/>
                <w:szCs w:val="24"/>
                <w:highlight w:val="white"/>
              </w:rPr>
              <w:t xml:space="preserve">the </w:t>
            </w:r>
          </w:ins>
        </w:sdtContent>
      </w:sdt>
      <w:r>
        <w:rPr>
          <w:rFonts w:ascii="Times New Roman" w:eastAsia="Times New Roman" w:hAnsi="Times New Roman" w:cs="Times New Roman"/>
          <w:color w:val="000000"/>
          <w:sz w:val="24"/>
          <w:szCs w:val="24"/>
          <w:highlight w:val="white"/>
        </w:rPr>
        <w:t>dominant plant</w:t>
      </w:r>
      <w:sdt>
        <w:sdtPr>
          <w:tag w:val="goog_rdk_40"/>
          <w:id w:val="1830088349"/>
        </w:sdtPr>
        <w:sdtContent>
          <w:del w:id="45" w:author="carlos" w:date="2024-02-10T10:01:00Z">
            <w:r>
              <w:rPr>
                <w:rFonts w:ascii="Times New Roman" w:eastAsia="Times New Roman" w:hAnsi="Times New Roman" w:cs="Times New Roman"/>
                <w:color w:val="000000"/>
                <w:sz w:val="24"/>
                <w:szCs w:val="24"/>
                <w:highlight w:val="white"/>
              </w:rPr>
              <w:delText>s</w:delText>
            </w:r>
          </w:del>
        </w:sdtContent>
      </w:sdt>
      <w:r>
        <w:rPr>
          <w:rFonts w:ascii="Times New Roman" w:eastAsia="Times New Roman" w:hAnsi="Times New Roman" w:cs="Times New Roman"/>
          <w:color w:val="000000"/>
          <w:sz w:val="24"/>
          <w:szCs w:val="24"/>
          <w:highlight w:val="white"/>
        </w:rPr>
        <w:t xml:space="preserve"> </w:t>
      </w:r>
      <w:sdt>
        <w:sdtPr>
          <w:tag w:val="goog_rdk_41"/>
          <w:id w:val="2064209738"/>
        </w:sdtPr>
        <w:sdtContent>
          <w:ins w:id="46" w:author="carlos" w:date="2024-02-10T10:06:00Z">
            <w:r>
              <w:rPr>
                <w:rFonts w:ascii="Times New Roman" w:eastAsia="Times New Roman" w:hAnsi="Times New Roman" w:cs="Times New Roman"/>
                <w:color w:val="000000"/>
                <w:sz w:val="24"/>
                <w:szCs w:val="24"/>
                <w:highlight w:val="white"/>
              </w:rPr>
              <w:t>was</w:t>
            </w:r>
          </w:ins>
        </w:sdtContent>
      </w:sdt>
      <w:sdt>
        <w:sdtPr>
          <w:tag w:val="goog_rdk_42"/>
          <w:id w:val="-122700937"/>
        </w:sdtPr>
        <w:sdtContent>
          <w:del w:id="47" w:author="carlos" w:date="2024-02-10T10:06:00Z">
            <w:r>
              <w:rPr>
                <w:rFonts w:ascii="Times New Roman" w:eastAsia="Times New Roman" w:hAnsi="Times New Roman" w:cs="Times New Roman"/>
                <w:color w:val="000000"/>
                <w:sz w:val="24"/>
                <w:szCs w:val="24"/>
                <w:highlight w:val="white"/>
              </w:rPr>
              <w:delText>were</w:delText>
            </w:r>
          </w:del>
        </w:sdtContent>
      </w:sdt>
      <w:r>
        <w:rPr>
          <w:rFonts w:ascii="Times New Roman" w:eastAsia="Times New Roman" w:hAnsi="Times New Roman" w:cs="Times New Roman"/>
          <w:color w:val="000000"/>
          <w:sz w:val="24"/>
          <w:szCs w:val="24"/>
          <w:highlight w:val="white"/>
        </w:rPr>
        <w:t xml:space="preserve"> </w:t>
      </w:r>
      <w:sdt>
        <w:sdtPr>
          <w:tag w:val="goog_rdk_43"/>
          <w:id w:val="880293598"/>
        </w:sdtPr>
        <w:sdtContent>
          <w:del w:id="48" w:author="carlos" w:date="2024-02-10T10:01:00Z">
            <w:r>
              <w:rPr>
                <w:rFonts w:ascii="Times New Roman" w:eastAsia="Times New Roman" w:hAnsi="Times New Roman" w:cs="Times New Roman"/>
                <w:color w:val="000000"/>
                <w:sz w:val="24"/>
                <w:szCs w:val="24"/>
                <w:highlight w:val="white"/>
              </w:rPr>
              <w:delText xml:space="preserve">mostly </w:delText>
            </w:r>
          </w:del>
        </w:sdtContent>
      </w:sdt>
      <w:r>
        <w:rPr>
          <w:rFonts w:ascii="Times New Roman" w:eastAsia="Times New Roman" w:hAnsi="Times New Roman" w:cs="Times New Roman"/>
          <w:color w:val="000000"/>
          <w:sz w:val="24"/>
          <w:szCs w:val="24"/>
          <w:highlight w:val="white"/>
        </w:rPr>
        <w:t xml:space="preserve">unpalatable to deer and therefore were </w:t>
      </w:r>
      <w:sdt>
        <w:sdtPr>
          <w:tag w:val="goog_rdk_44"/>
          <w:id w:val="572936518"/>
        </w:sdtPr>
        <w:sdtContent>
          <w:ins w:id="49" w:author="carlos" w:date="2024-02-10T10:01:00Z">
            <w:r>
              <w:rPr>
                <w:rFonts w:ascii="Times New Roman" w:eastAsia="Times New Roman" w:hAnsi="Times New Roman" w:cs="Times New Roman"/>
                <w:color w:val="000000"/>
                <w:sz w:val="24"/>
                <w:szCs w:val="24"/>
                <w:highlight w:val="white"/>
              </w:rPr>
              <w:t>un</w:t>
            </w:r>
          </w:ins>
        </w:sdtContent>
      </w:sdt>
      <w:sdt>
        <w:sdtPr>
          <w:tag w:val="goog_rdk_45"/>
          <w:id w:val="1053898294"/>
        </w:sdtPr>
        <w:sdtContent>
          <w:del w:id="50" w:author="carlos" w:date="2024-02-10T10:01:00Z">
            <w:r>
              <w:rPr>
                <w:rFonts w:ascii="Times New Roman" w:eastAsia="Times New Roman" w:hAnsi="Times New Roman" w:cs="Times New Roman"/>
                <w:color w:val="000000"/>
                <w:sz w:val="24"/>
                <w:szCs w:val="24"/>
                <w:highlight w:val="white"/>
              </w:rPr>
              <w:delText xml:space="preserve">little </w:delText>
            </w:r>
          </w:del>
        </w:sdtContent>
      </w:sdt>
      <w:r>
        <w:rPr>
          <w:rFonts w:ascii="Times New Roman" w:eastAsia="Times New Roman" w:hAnsi="Times New Roman" w:cs="Times New Roman"/>
          <w:color w:val="000000"/>
          <w:sz w:val="24"/>
          <w:szCs w:val="24"/>
          <w:highlight w:val="white"/>
        </w:rPr>
        <w:t>affected.</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00000"/>
          <w:sz w:val="24"/>
          <w:szCs w:val="24"/>
          <w:highlight w:val="white"/>
        </w:rPr>
        <w:t xml:space="preserve">We conclude that in </w:t>
      </w:r>
      <w:sdt>
        <w:sdtPr>
          <w:tag w:val="goog_rdk_46"/>
          <w:id w:val="-162555835"/>
        </w:sdtPr>
        <w:sdtContent>
          <w:ins w:id="51" w:author="carlos" w:date="2024-02-10T10:02:00Z">
            <w:r>
              <w:rPr>
                <w:rFonts w:ascii="Times New Roman" w:eastAsia="Times New Roman" w:hAnsi="Times New Roman" w:cs="Times New Roman"/>
                <w:color w:val="000000"/>
                <w:sz w:val="24"/>
                <w:szCs w:val="24"/>
                <w:highlight w:val="white"/>
              </w:rPr>
              <w:t>overabundant deer scenarios</w:t>
            </w:r>
          </w:ins>
        </w:sdtContent>
      </w:sdt>
      <w:sdt>
        <w:sdtPr>
          <w:tag w:val="goog_rdk_47"/>
          <w:id w:val="-339166713"/>
        </w:sdtPr>
        <w:sdtContent>
          <w:del w:id="52" w:author="carlos" w:date="2024-02-10T10:02:00Z">
            <w:r>
              <w:rPr>
                <w:rFonts w:ascii="Times New Roman" w:eastAsia="Times New Roman" w:hAnsi="Times New Roman" w:cs="Times New Roman"/>
                <w:color w:val="000000"/>
                <w:sz w:val="24"/>
                <w:szCs w:val="24"/>
                <w:highlight w:val="white"/>
              </w:rPr>
              <w:delText>scenarios of deer overabundance</w:delText>
            </w:r>
          </w:del>
        </w:sdtContent>
      </w:sdt>
      <w:r>
        <w:rPr>
          <w:rFonts w:ascii="Times New Roman" w:eastAsia="Times New Roman" w:hAnsi="Times New Roman" w:cs="Times New Roman"/>
          <w:color w:val="000000"/>
          <w:sz w:val="24"/>
          <w:szCs w:val="24"/>
          <w:highlight w:val="white"/>
        </w:rPr>
        <w:t xml:space="preserve">: 1) </w:t>
      </w:r>
      <w:sdt>
        <w:sdtPr>
          <w:tag w:val="goog_rdk_48"/>
          <w:id w:val="-231700255"/>
        </w:sdtPr>
        <w:sdtContent>
          <w:del w:id="53" w:author="carlos" w:date="2024-02-10T10:03:00Z">
            <w:r>
              <w:rPr>
                <w:rFonts w:ascii="Times New Roman" w:eastAsia="Times New Roman" w:hAnsi="Times New Roman" w:cs="Times New Roman"/>
                <w:color w:val="000000"/>
                <w:sz w:val="24"/>
                <w:szCs w:val="24"/>
                <w:highlight w:val="white"/>
              </w:rPr>
              <w:delText xml:space="preserve">deer </w:delText>
            </w:r>
          </w:del>
        </w:sdtContent>
      </w:sdt>
      <w:r>
        <w:rPr>
          <w:rFonts w:ascii="Times New Roman" w:eastAsia="Times New Roman" w:hAnsi="Times New Roman" w:cs="Times New Roman"/>
          <w:color w:val="000000"/>
          <w:sz w:val="24"/>
          <w:szCs w:val="24"/>
          <w:highlight w:val="white"/>
        </w:rPr>
        <w:t xml:space="preserve">impact on plant-pollinator networks will increase with deer </w:t>
      </w:r>
      <w:r>
        <w:rPr>
          <w:rFonts w:ascii="Times New Roman" w:eastAsia="Times New Roman" w:hAnsi="Times New Roman" w:cs="Times New Roman"/>
          <w:color w:val="000000"/>
          <w:sz w:val="24"/>
          <w:szCs w:val="24"/>
          <w:highlight w:val="white"/>
        </w:rPr>
        <w:lastRenderedPageBreak/>
        <w:t xml:space="preserve">density; 2) </w:t>
      </w:r>
      <w:sdt>
        <w:sdtPr>
          <w:tag w:val="goog_rdk_49"/>
          <w:id w:val="2105211721"/>
        </w:sdtPr>
        <w:sdtContent>
          <w:ins w:id="54" w:author="carlos" w:date="2024-02-10T10:03:00Z">
            <w:r>
              <w:rPr>
                <w:rFonts w:ascii="Times New Roman" w:eastAsia="Times New Roman" w:hAnsi="Times New Roman" w:cs="Times New Roman"/>
                <w:color w:val="000000"/>
                <w:sz w:val="24"/>
                <w:szCs w:val="24"/>
                <w:highlight w:val="white"/>
              </w:rPr>
              <w:t>network</w:t>
            </w:r>
          </w:ins>
        </w:sdtContent>
      </w:sdt>
      <w:sdt>
        <w:sdtPr>
          <w:tag w:val="goog_rdk_50"/>
          <w:id w:val="-1791811772"/>
        </w:sdtPr>
        <w:sdtContent>
          <w:del w:id="55" w:author="carlos" w:date="2024-02-10T10:03:00Z">
            <w:r>
              <w:rPr>
                <w:rFonts w:ascii="Times New Roman" w:eastAsia="Times New Roman" w:hAnsi="Times New Roman" w:cs="Times New Roman"/>
                <w:color w:val="000000"/>
                <w:sz w:val="24"/>
                <w:szCs w:val="24"/>
                <w:highlight w:val="white"/>
              </w:rPr>
              <w:delText>the</w:delText>
            </w:r>
          </w:del>
        </w:sdtContent>
      </w:sdt>
      <w:r>
        <w:rPr>
          <w:rFonts w:ascii="Times New Roman" w:eastAsia="Times New Roman" w:hAnsi="Times New Roman" w:cs="Times New Roman"/>
          <w:color w:val="000000"/>
          <w:sz w:val="24"/>
          <w:szCs w:val="24"/>
          <w:highlight w:val="white"/>
        </w:rPr>
        <w:t xml:space="preserve"> diversity, complexity and </w:t>
      </w:r>
      <w:proofErr w:type="spellStart"/>
      <w:r>
        <w:rPr>
          <w:rFonts w:ascii="Times New Roman" w:eastAsia="Times New Roman" w:hAnsi="Times New Roman" w:cs="Times New Roman"/>
          <w:color w:val="000000"/>
          <w:sz w:val="24"/>
          <w:szCs w:val="24"/>
          <w:highlight w:val="white"/>
        </w:rPr>
        <w:t>structure</w:t>
      </w:r>
      <w:sdt>
        <w:sdtPr>
          <w:tag w:val="goog_rdk_51"/>
          <w:id w:val="-916329316"/>
        </w:sdtPr>
        <w:sdtContent>
          <w:del w:id="56" w:author="carlos" w:date="2024-02-10T10:03:00Z">
            <w:r>
              <w:rPr>
                <w:rFonts w:ascii="Times New Roman" w:eastAsia="Times New Roman" w:hAnsi="Times New Roman" w:cs="Times New Roman"/>
                <w:color w:val="000000"/>
                <w:sz w:val="24"/>
                <w:szCs w:val="24"/>
                <w:highlight w:val="white"/>
              </w:rPr>
              <w:delText xml:space="preserve"> of networks </w:delText>
            </w:r>
          </w:del>
        </w:sdtContent>
      </w:sdt>
      <w:r>
        <w:rPr>
          <w:rFonts w:ascii="Times New Roman" w:eastAsia="Times New Roman" w:hAnsi="Times New Roman" w:cs="Times New Roman"/>
          <w:color w:val="000000"/>
          <w:sz w:val="24"/>
          <w:szCs w:val="24"/>
          <w:highlight w:val="white"/>
        </w:rPr>
        <w:t>will</w:t>
      </w:r>
      <w:proofErr w:type="spellEnd"/>
      <w:r>
        <w:rPr>
          <w:rFonts w:ascii="Times New Roman" w:eastAsia="Times New Roman" w:hAnsi="Times New Roman" w:cs="Times New Roman"/>
          <w:color w:val="000000"/>
          <w:sz w:val="24"/>
          <w:szCs w:val="24"/>
          <w:highlight w:val="white"/>
        </w:rPr>
        <w:t xml:space="preserve"> be eroded, especially if </w:t>
      </w:r>
      <w:sdt>
        <w:sdtPr>
          <w:tag w:val="goog_rdk_52"/>
          <w:id w:val="1996068571"/>
        </w:sdtPr>
        <w:sdtContent>
          <w:ins w:id="57" w:author="carlos" w:date="2024-02-10T10:04:00Z">
            <w:r>
              <w:rPr>
                <w:rFonts w:ascii="Times New Roman" w:eastAsia="Times New Roman" w:hAnsi="Times New Roman" w:cs="Times New Roman"/>
                <w:color w:val="000000"/>
                <w:sz w:val="24"/>
                <w:szCs w:val="24"/>
                <w:highlight w:val="white"/>
              </w:rPr>
              <w:t>it is</w:t>
            </w:r>
          </w:ins>
        </w:sdtContent>
      </w:sdt>
      <w:sdt>
        <w:sdtPr>
          <w:tag w:val="goog_rdk_53"/>
          <w:id w:val="-1141657433"/>
        </w:sdtPr>
        <w:sdtContent>
          <w:del w:id="58" w:author="carlos" w:date="2024-02-10T10:04:00Z">
            <w:r>
              <w:rPr>
                <w:rFonts w:ascii="Times New Roman" w:eastAsia="Times New Roman" w:hAnsi="Times New Roman" w:cs="Times New Roman"/>
                <w:color w:val="000000"/>
                <w:sz w:val="24"/>
                <w:szCs w:val="24"/>
                <w:highlight w:val="white"/>
              </w:rPr>
              <w:delText>they are</w:delText>
            </w:r>
          </w:del>
        </w:sdtContent>
      </w:sdt>
      <w:r>
        <w:rPr>
          <w:rFonts w:ascii="Times New Roman" w:eastAsia="Times New Roman" w:hAnsi="Times New Roman" w:cs="Times New Roman"/>
          <w:color w:val="000000"/>
          <w:sz w:val="24"/>
          <w:szCs w:val="24"/>
          <w:highlight w:val="white"/>
        </w:rPr>
        <w:t xml:space="preserve"> composed of palatable, rare plants, visited by specialist pollinators</w:t>
      </w:r>
      <w:sdt>
        <w:sdtPr>
          <w:tag w:val="goog_rdk_54"/>
          <w:id w:val="1456294787"/>
        </w:sdtPr>
        <w:sdtContent>
          <w:del w:id="59" w:author="carlos" w:date="2024-02-10T09:04:00Z">
            <w:r>
              <w:rPr>
                <w:rFonts w:ascii="Times New Roman" w:eastAsia="Times New Roman" w:hAnsi="Times New Roman" w:cs="Times New Roman"/>
                <w:color w:val="000000"/>
                <w:sz w:val="24"/>
                <w:szCs w:val="24"/>
                <w:highlight w:val="white"/>
              </w:rPr>
              <w:delText>, therefore posing at risk ecosystem dynamics and related functions and services</w:delText>
            </w:r>
          </w:del>
        </w:sdtContent>
      </w:sdt>
      <w:r>
        <w:rPr>
          <w:rFonts w:ascii="Times New Roman" w:eastAsia="Times New Roman" w:hAnsi="Times New Roman" w:cs="Times New Roman"/>
          <w:color w:val="000000"/>
          <w:sz w:val="24"/>
          <w:szCs w:val="24"/>
          <w:highlight w:val="white"/>
        </w:rPr>
        <w:t xml:space="preserve">; and 3) </w:t>
      </w:r>
      <w:sdt>
        <w:sdtPr>
          <w:tag w:val="goog_rdk_55"/>
          <w:id w:val="943274190"/>
        </w:sdtPr>
        <w:sdtContent>
          <w:ins w:id="60" w:author="carlos" w:date="2024-02-10T10:04:00Z">
            <w:r>
              <w:rPr>
                <w:rFonts w:ascii="Times New Roman" w:eastAsia="Times New Roman" w:hAnsi="Times New Roman" w:cs="Times New Roman"/>
                <w:color w:val="000000"/>
                <w:sz w:val="24"/>
                <w:szCs w:val="24"/>
                <w:highlight w:val="white"/>
              </w:rPr>
              <w:t>network robustness</w:t>
            </w:r>
          </w:ins>
        </w:sdtContent>
      </w:sdt>
      <w:sdt>
        <w:sdtPr>
          <w:tag w:val="goog_rdk_56"/>
          <w:id w:val="-1764297634"/>
        </w:sdtPr>
        <w:sdtContent>
          <w:del w:id="61" w:author="carlos" w:date="2024-02-10T10:04:00Z">
            <w:r>
              <w:rPr>
                <w:rFonts w:ascii="Times New Roman" w:eastAsia="Times New Roman" w:hAnsi="Times New Roman" w:cs="Times New Roman"/>
                <w:color w:val="000000"/>
                <w:sz w:val="24"/>
                <w:szCs w:val="24"/>
                <w:highlight w:val="white"/>
              </w:rPr>
              <w:delText>the robustness of networks</w:delText>
            </w:r>
          </w:del>
        </w:sdtContent>
      </w:sdt>
      <w:r>
        <w:rPr>
          <w:rFonts w:ascii="Times New Roman" w:eastAsia="Times New Roman" w:hAnsi="Times New Roman" w:cs="Times New Roman"/>
          <w:color w:val="000000"/>
          <w:sz w:val="24"/>
          <w:szCs w:val="24"/>
          <w:highlight w:val="white"/>
        </w:rPr>
        <w:t xml:space="preserve"> will be unaffected if dominant plants are generalists and unpalatable to deer. Our </w:t>
      </w:r>
      <w:sdt>
        <w:sdtPr>
          <w:tag w:val="goog_rdk_57"/>
          <w:id w:val="930702095"/>
        </w:sdtPr>
        <w:sdtContent>
          <w:ins w:id="62" w:author="carlos" w:date="2024-02-10T09:05:00Z">
            <w:r>
              <w:rPr>
                <w:rFonts w:ascii="Times New Roman" w:eastAsia="Times New Roman" w:hAnsi="Times New Roman" w:cs="Times New Roman"/>
                <w:color w:val="000000"/>
                <w:sz w:val="24"/>
                <w:szCs w:val="24"/>
                <w:highlight w:val="white"/>
              </w:rPr>
              <w:t>study</w:t>
            </w:r>
          </w:ins>
        </w:sdtContent>
      </w:sdt>
      <w:sdt>
        <w:sdtPr>
          <w:tag w:val="goog_rdk_58"/>
          <w:id w:val="-2033331958"/>
        </w:sdtPr>
        <w:sdtContent>
          <w:del w:id="63" w:author="carlos" w:date="2024-02-10T09:05:00Z">
            <w:r>
              <w:rPr>
                <w:rFonts w:ascii="Times New Roman" w:eastAsia="Times New Roman" w:hAnsi="Times New Roman" w:cs="Times New Roman"/>
                <w:color w:val="000000"/>
                <w:sz w:val="24"/>
                <w:szCs w:val="24"/>
                <w:highlight w:val="white"/>
              </w:rPr>
              <w:delText>results</w:delText>
            </w:r>
          </w:del>
        </w:sdtContent>
      </w:sdt>
      <w:r>
        <w:rPr>
          <w:rFonts w:ascii="Times New Roman" w:eastAsia="Times New Roman" w:hAnsi="Times New Roman" w:cs="Times New Roman"/>
          <w:color w:val="000000"/>
          <w:sz w:val="24"/>
          <w:szCs w:val="24"/>
          <w:highlight w:val="white"/>
        </w:rPr>
        <w:t xml:space="preserve"> highlight</w:t>
      </w:r>
      <w:sdt>
        <w:sdtPr>
          <w:tag w:val="goog_rdk_59"/>
          <w:id w:val="-646591976"/>
        </w:sdtPr>
        <w:sdtContent>
          <w:ins w:id="64" w:author="carlos" w:date="2024-02-10T09:05:00Z">
            <w:r>
              <w:rPr>
                <w:rFonts w:ascii="Times New Roman" w:eastAsia="Times New Roman" w:hAnsi="Times New Roman" w:cs="Times New Roman"/>
                <w:color w:val="000000"/>
                <w:sz w:val="24"/>
                <w:szCs w:val="24"/>
                <w:highlight w:val="white"/>
              </w:rPr>
              <w:t>s</w:t>
            </w:r>
          </w:ins>
        </w:sdtContent>
      </w:sdt>
      <w:r>
        <w:rPr>
          <w:rFonts w:ascii="Times New Roman" w:eastAsia="Times New Roman" w:hAnsi="Times New Roman" w:cs="Times New Roman"/>
          <w:color w:val="000000"/>
          <w:sz w:val="24"/>
          <w:szCs w:val="24"/>
          <w:highlight w:val="white"/>
        </w:rPr>
        <w:t xml:space="preserve"> the importance of plant palatability on plant-pollinator networks under herbivory</w:t>
      </w:r>
      <w:sdt>
        <w:sdtPr>
          <w:tag w:val="goog_rdk_60"/>
          <w:id w:val="1498605541"/>
        </w:sdtPr>
        <w:sdtContent>
          <w:ins w:id="65" w:author="carlos" w:date="2024-02-10T10:05:00Z">
            <w:r>
              <w:rPr>
                <w:rFonts w:ascii="Times New Roman" w:eastAsia="Times New Roman" w:hAnsi="Times New Roman" w:cs="Times New Roman"/>
                <w:color w:val="000000"/>
                <w:sz w:val="24"/>
                <w:szCs w:val="24"/>
                <w:highlight w:val="white"/>
              </w:rPr>
              <w:t>,</w:t>
            </w:r>
          </w:ins>
        </w:sdtContent>
      </w:sdt>
      <w:r>
        <w:rPr>
          <w:rFonts w:ascii="Times New Roman" w:eastAsia="Times New Roman" w:hAnsi="Times New Roman" w:cs="Times New Roman"/>
          <w:color w:val="000000"/>
          <w:sz w:val="24"/>
          <w:szCs w:val="24"/>
          <w:highlight w:val="white"/>
        </w:rPr>
        <w:t xml:space="preserve"> and the detrimental effect of maintaining or </w:t>
      </w:r>
      <w:proofErr w:type="spellStart"/>
      <w:r>
        <w:rPr>
          <w:rFonts w:ascii="Times New Roman" w:eastAsia="Times New Roman" w:hAnsi="Times New Roman" w:cs="Times New Roman"/>
          <w:color w:val="000000"/>
          <w:sz w:val="24"/>
          <w:szCs w:val="24"/>
          <w:highlight w:val="white"/>
        </w:rPr>
        <w:t>favouring</w:t>
      </w:r>
      <w:proofErr w:type="spellEnd"/>
      <w:r>
        <w:rPr>
          <w:rFonts w:ascii="Times New Roman" w:eastAsia="Times New Roman" w:hAnsi="Times New Roman" w:cs="Times New Roman"/>
          <w:color w:val="000000"/>
          <w:sz w:val="24"/>
          <w:szCs w:val="24"/>
          <w:highlight w:val="white"/>
        </w:rPr>
        <w:t xml:space="preserve"> deer overabundant populations on ecosystem functioning of </w:t>
      </w:r>
      <w:sdt>
        <w:sdtPr>
          <w:tag w:val="goog_rdk_61"/>
          <w:id w:val="-1572260768"/>
        </w:sdtPr>
        <w:sdtContent>
          <w:del w:id="66" w:author="carlos" w:date="2024-02-10T13:42:00Z">
            <w:r>
              <w:rPr>
                <w:rFonts w:ascii="Times New Roman" w:eastAsia="Times New Roman" w:hAnsi="Times New Roman" w:cs="Times New Roman"/>
                <w:color w:val="000000"/>
                <w:sz w:val="24"/>
                <w:szCs w:val="24"/>
                <w:highlight w:val="white"/>
              </w:rPr>
              <w:delText xml:space="preserve">highly valuable </w:delText>
            </w:r>
          </w:del>
        </w:sdtContent>
      </w:sdt>
      <w:r>
        <w:rPr>
          <w:rFonts w:ascii="Times New Roman" w:eastAsia="Times New Roman" w:hAnsi="Times New Roman" w:cs="Times New Roman"/>
          <w:color w:val="000000"/>
          <w:sz w:val="24"/>
          <w:szCs w:val="24"/>
          <w:highlight w:val="white"/>
        </w:rPr>
        <w:t>Mediterranean communities.</w:t>
      </w:r>
    </w:p>
    <w:p w14:paraId="00000021" w14:textId="77777777" w:rsidR="000E09D1" w:rsidRDefault="000E09D1">
      <w:pPr>
        <w:pBdr>
          <w:top w:val="nil"/>
          <w:left w:val="nil"/>
          <w:bottom w:val="nil"/>
          <w:right w:val="nil"/>
          <w:between w:val="nil"/>
        </w:pBdr>
        <w:spacing w:line="480" w:lineRule="auto"/>
        <w:rPr>
          <w:rFonts w:ascii="Times New Roman" w:eastAsia="Times New Roman" w:hAnsi="Times New Roman" w:cs="Times New Roman"/>
          <w:color w:val="000000"/>
          <w:sz w:val="24"/>
          <w:szCs w:val="24"/>
        </w:rPr>
      </w:pPr>
    </w:p>
    <w:p w14:paraId="00000022"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interaction rewiring, network modularity, network robustness, plant-herbivore interactions, plant palatability, pollinator communities, red deer, ungulate overabundance</w:t>
      </w:r>
    </w:p>
    <w:p w14:paraId="00000023" w14:textId="77777777" w:rsidR="000E09D1" w:rsidRDefault="000E09D1">
      <w:pPr>
        <w:spacing w:line="480" w:lineRule="auto"/>
        <w:rPr>
          <w:rFonts w:ascii="Times New Roman" w:eastAsia="Times New Roman" w:hAnsi="Times New Roman" w:cs="Times New Roman"/>
          <w:b/>
          <w:sz w:val="24"/>
          <w:szCs w:val="24"/>
        </w:rPr>
      </w:pPr>
    </w:p>
    <w:p w14:paraId="00000024"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0000025"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Large herbivores are key components of most terrestrial ecosystems, influencing several functions and associated services (Pringle et al., 2023). Particularly, large wild herbivores are known to modulate important ecosystem properties and processes, such as habitat structure, plant diversity, nutrient </w:t>
      </w:r>
      <w:proofErr w:type="gramStart"/>
      <w:r>
        <w:rPr>
          <w:rFonts w:ascii="Times New Roman" w:eastAsia="Times New Roman" w:hAnsi="Times New Roman" w:cs="Times New Roman"/>
          <w:sz w:val="24"/>
          <w:szCs w:val="24"/>
        </w:rPr>
        <w:t>cycling</w:t>
      </w:r>
      <w:proofErr w:type="gramEnd"/>
      <w:r>
        <w:rPr>
          <w:rFonts w:ascii="Times New Roman" w:eastAsia="Times New Roman" w:hAnsi="Times New Roman" w:cs="Times New Roman"/>
          <w:sz w:val="24"/>
          <w:szCs w:val="24"/>
        </w:rPr>
        <w:t xml:space="preserve"> or wildfire regimes (Huntly, 1991; </w:t>
      </w:r>
      <w:proofErr w:type="spellStart"/>
      <w:r>
        <w:rPr>
          <w:rFonts w:ascii="Times New Roman" w:eastAsia="Times New Roman" w:hAnsi="Times New Roman" w:cs="Times New Roman"/>
          <w:sz w:val="24"/>
          <w:szCs w:val="24"/>
        </w:rPr>
        <w:t>Velamazán</w:t>
      </w:r>
      <w:proofErr w:type="spellEnd"/>
      <w:r>
        <w:rPr>
          <w:rFonts w:ascii="Times New Roman" w:eastAsia="Times New Roman" w:hAnsi="Times New Roman" w:cs="Times New Roman"/>
          <w:sz w:val="24"/>
          <w:szCs w:val="24"/>
        </w:rPr>
        <w:t xml:space="preserve"> et al., 2020). However, the magnitude and direction of the effects of large herbivores on ecosystems strongly depend on their densities (</w:t>
      </w:r>
      <w:r>
        <w:rPr>
          <w:rFonts w:ascii="Times New Roman" w:eastAsia="Times New Roman" w:hAnsi="Times New Roman" w:cs="Times New Roman"/>
          <w:i/>
          <w:sz w:val="24"/>
          <w:szCs w:val="24"/>
        </w:rPr>
        <w:t xml:space="preserve">e.g. </w:t>
      </w:r>
      <w:r>
        <w:rPr>
          <w:rFonts w:ascii="Times New Roman" w:eastAsia="Times New Roman" w:hAnsi="Times New Roman" w:cs="Times New Roman"/>
          <w:sz w:val="24"/>
          <w:szCs w:val="24"/>
        </w:rPr>
        <w:t xml:space="preserve">Gill, 1992). </w:t>
      </w:r>
      <w:r>
        <w:rPr>
          <w:rFonts w:ascii="Times New Roman" w:eastAsia="Times New Roman" w:hAnsi="Times New Roman" w:cs="Times New Roman"/>
          <w:color w:val="000000"/>
          <w:sz w:val="24"/>
          <w:szCs w:val="24"/>
        </w:rPr>
        <w:t xml:space="preserve">This aspect is of utmost importance, as populations of wild large herbivores, </w:t>
      </w:r>
      <w:r>
        <w:rPr>
          <w:rFonts w:ascii="Times New Roman" w:eastAsia="Times New Roman" w:hAnsi="Times New Roman" w:cs="Times New Roman"/>
          <w:sz w:val="24"/>
          <w:szCs w:val="24"/>
        </w:rPr>
        <w:t>particularly</w:t>
      </w:r>
      <w:r>
        <w:rPr>
          <w:rFonts w:ascii="Times New Roman" w:eastAsia="Times New Roman" w:hAnsi="Times New Roman" w:cs="Times New Roman"/>
          <w:color w:val="000000"/>
          <w:sz w:val="24"/>
          <w:szCs w:val="24"/>
        </w:rPr>
        <w:t xml:space="preserve"> deer (Cervidae), have </w:t>
      </w:r>
      <w:r>
        <w:rPr>
          <w:rFonts w:ascii="Times New Roman" w:eastAsia="Times New Roman" w:hAnsi="Times New Roman" w:cs="Times New Roman"/>
          <w:sz w:val="24"/>
          <w:szCs w:val="24"/>
        </w:rPr>
        <w:t>increased</w:t>
      </w:r>
      <w:r>
        <w:rPr>
          <w:rFonts w:ascii="Times New Roman" w:eastAsia="Times New Roman" w:hAnsi="Times New Roman" w:cs="Times New Roman"/>
          <w:color w:val="000000"/>
          <w:sz w:val="24"/>
          <w:szCs w:val="24"/>
        </w:rPr>
        <w:t xml:space="preserve"> across Europe and North America over the past few decades</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(Côté et al., 2004; Carpio et al., 2021). Under this context, environmental benefits from moderate grazing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Jerrentrup</w:t>
      </w:r>
      <w:proofErr w:type="spellEnd"/>
      <w:r>
        <w:rPr>
          <w:rFonts w:ascii="Times New Roman" w:eastAsia="Times New Roman" w:hAnsi="Times New Roman" w:cs="Times New Roman"/>
          <w:sz w:val="24"/>
          <w:szCs w:val="24"/>
        </w:rPr>
        <w:t xml:space="preserve"> et al., 2014) can be truncated in scenarios of high abundance, leading to multiple negative effects on ecosystems (</w:t>
      </w:r>
      <w:proofErr w:type="spellStart"/>
      <w:r>
        <w:rPr>
          <w:rFonts w:ascii="Times New Roman" w:eastAsia="Times New Roman" w:hAnsi="Times New Roman" w:cs="Times New Roman"/>
          <w:sz w:val="24"/>
          <w:szCs w:val="24"/>
        </w:rPr>
        <w:t>Mysterud</w:t>
      </w:r>
      <w:proofErr w:type="spellEnd"/>
      <w:r>
        <w:rPr>
          <w:rFonts w:ascii="Times New Roman" w:eastAsia="Times New Roman" w:hAnsi="Times New Roman" w:cs="Times New Roman"/>
          <w:sz w:val="24"/>
          <w:szCs w:val="24"/>
        </w:rPr>
        <w:t xml:space="preserve">, 2006). </w:t>
      </w:r>
    </w:p>
    <w:p w14:paraId="00000026"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 deer (</w:t>
      </w:r>
      <w:r>
        <w:rPr>
          <w:rFonts w:ascii="Times New Roman" w:eastAsia="Times New Roman" w:hAnsi="Times New Roman" w:cs="Times New Roman"/>
          <w:i/>
          <w:sz w:val="24"/>
          <w:szCs w:val="24"/>
        </w:rPr>
        <w:t>Cervus elaphus</w:t>
      </w:r>
      <w:r>
        <w:rPr>
          <w:rFonts w:ascii="Times New Roman" w:eastAsia="Times New Roman" w:hAnsi="Times New Roman" w:cs="Times New Roman"/>
          <w:sz w:val="24"/>
          <w:szCs w:val="24"/>
        </w:rPr>
        <w:t>) and elk (</w:t>
      </w:r>
      <w:r>
        <w:rPr>
          <w:rFonts w:ascii="Times New Roman" w:eastAsia="Times New Roman" w:hAnsi="Times New Roman" w:cs="Times New Roman"/>
          <w:i/>
          <w:sz w:val="24"/>
          <w:szCs w:val="24"/>
        </w:rPr>
        <w:t>Cervus canadensis</w:t>
      </w:r>
      <w:r>
        <w:rPr>
          <w:rFonts w:ascii="Times New Roman" w:eastAsia="Times New Roman" w:hAnsi="Times New Roman" w:cs="Times New Roman"/>
          <w:sz w:val="24"/>
          <w:szCs w:val="24"/>
        </w:rPr>
        <w:t xml:space="preserve">) are paradigmatic examples of unprecedented increased densities, </w:t>
      </w:r>
      <w:r>
        <w:rPr>
          <w:rFonts w:ascii="Times New Roman" w:eastAsia="Times New Roman" w:hAnsi="Times New Roman" w:cs="Times New Roman"/>
          <w:color w:val="000000"/>
          <w:sz w:val="24"/>
          <w:szCs w:val="24"/>
        </w:rPr>
        <w:t xml:space="preserve">mostly </w:t>
      </w:r>
      <w:proofErr w:type="gramStart"/>
      <w:r>
        <w:rPr>
          <w:rFonts w:ascii="Times New Roman" w:eastAsia="Times New Roman" w:hAnsi="Times New Roman" w:cs="Times New Roman"/>
          <w:color w:val="000000"/>
          <w:sz w:val="24"/>
          <w:szCs w:val="24"/>
        </w:rPr>
        <w:t>as a consequence of</w:t>
      </w:r>
      <w:proofErr w:type="gramEnd"/>
      <w:r>
        <w:rPr>
          <w:rFonts w:ascii="Times New Roman" w:eastAsia="Times New Roman" w:hAnsi="Times New Roman" w:cs="Times New Roman"/>
          <w:color w:val="000000"/>
          <w:sz w:val="24"/>
          <w:szCs w:val="24"/>
        </w:rPr>
        <w:t xml:space="preserve"> rural and traditional livestock abandonment, the increase of commercial and intensive hunting management, and a parallel expansion of protected land, where hunting is either limited to deer culling or prohibited (Côté et al., 2004; </w:t>
      </w:r>
      <w:r>
        <w:rPr>
          <w:rFonts w:ascii="Times New Roman" w:eastAsia="Times New Roman" w:hAnsi="Times New Roman" w:cs="Times New Roman"/>
          <w:sz w:val="24"/>
          <w:szCs w:val="24"/>
        </w:rPr>
        <w:t xml:space="preserve">Bradford &amp; Hobbs, 2008; </w:t>
      </w:r>
      <w:r>
        <w:rPr>
          <w:rFonts w:ascii="Times New Roman" w:eastAsia="Times New Roman" w:hAnsi="Times New Roman" w:cs="Times New Roman"/>
          <w:color w:val="000000"/>
          <w:sz w:val="24"/>
          <w:szCs w:val="24"/>
        </w:rPr>
        <w:t>Carpio et al., 2021).</w:t>
      </w:r>
      <w:r>
        <w:rPr>
          <w:color w:val="000000"/>
          <w:sz w:val="24"/>
          <w:szCs w:val="24"/>
        </w:rPr>
        <w:t xml:space="preserve"> </w:t>
      </w:r>
      <w:r>
        <w:rPr>
          <w:rFonts w:ascii="Times New Roman" w:eastAsia="Times New Roman" w:hAnsi="Times New Roman" w:cs="Times New Roman"/>
          <w:color w:val="000000"/>
          <w:sz w:val="24"/>
          <w:szCs w:val="24"/>
        </w:rPr>
        <w:t>Thus, a</w:t>
      </w:r>
      <w:r>
        <w:rPr>
          <w:rFonts w:ascii="Times New Roman" w:eastAsia="Times New Roman" w:hAnsi="Times New Roman" w:cs="Times New Roman"/>
          <w:sz w:val="24"/>
          <w:szCs w:val="24"/>
        </w:rPr>
        <w:t xml:space="preserve">t a regional scale, overabundant deer populations can be found in natural and protected areas (Bradford &amp; Hobbs, 2008; Apollonio et al., 2010; </w:t>
      </w:r>
      <w:proofErr w:type="spellStart"/>
      <w:r>
        <w:rPr>
          <w:rFonts w:ascii="Times New Roman" w:eastAsia="Times New Roman" w:hAnsi="Times New Roman" w:cs="Times New Roman"/>
          <w:sz w:val="24"/>
          <w:szCs w:val="24"/>
        </w:rPr>
        <w:t>Borkowsky</w:t>
      </w:r>
      <w:proofErr w:type="spellEnd"/>
      <w:r>
        <w:rPr>
          <w:rFonts w:ascii="Times New Roman" w:eastAsia="Times New Roman" w:hAnsi="Times New Roman" w:cs="Times New Roman"/>
          <w:sz w:val="24"/>
          <w:szCs w:val="24"/>
        </w:rPr>
        <w:t xml:space="preserve"> et al., 2019) as well as in commercial game estates (</w:t>
      </w:r>
      <w:proofErr w:type="spellStart"/>
      <w:r>
        <w:rPr>
          <w:rFonts w:ascii="Times New Roman" w:eastAsia="Times New Roman" w:hAnsi="Times New Roman" w:cs="Times New Roman"/>
          <w:sz w:val="24"/>
          <w:szCs w:val="24"/>
        </w:rPr>
        <w:t>Azorit</w:t>
      </w:r>
      <w:proofErr w:type="spellEnd"/>
      <w:r>
        <w:rPr>
          <w:rFonts w:ascii="Times New Roman" w:eastAsia="Times New Roman" w:hAnsi="Times New Roman" w:cs="Times New Roman"/>
          <w:sz w:val="24"/>
          <w:szCs w:val="24"/>
        </w:rPr>
        <w:t xml:space="preserve"> et al., 2012a)</w:t>
      </w:r>
      <w:r>
        <w:rPr>
          <w:rFonts w:ascii="Times New Roman" w:eastAsia="Times New Roman" w:hAnsi="Times New Roman" w:cs="Times New Roman"/>
          <w:color w:val="000000"/>
          <w:sz w:val="24"/>
          <w:szCs w:val="24"/>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These increasing deer densities may negatively affect plant diversity and force vegetation to return to early stages of ecological succession (Perea et al., 2014; </w:t>
      </w:r>
      <w:proofErr w:type="spellStart"/>
      <w:r>
        <w:rPr>
          <w:rFonts w:ascii="Times New Roman" w:eastAsia="Times New Roman" w:hAnsi="Times New Roman" w:cs="Times New Roman"/>
          <w:sz w:val="24"/>
          <w:szCs w:val="24"/>
        </w:rPr>
        <w:t>Borkowsky</w:t>
      </w:r>
      <w:proofErr w:type="spellEnd"/>
      <w:r>
        <w:rPr>
          <w:rFonts w:ascii="Times New Roman" w:eastAsia="Times New Roman" w:hAnsi="Times New Roman" w:cs="Times New Roman"/>
          <w:sz w:val="24"/>
          <w:szCs w:val="24"/>
        </w:rPr>
        <w:t xml:space="preserve"> et al., 2019). Importantly, direct negative effects on plant communities may result in indirect, cascading effects on other components of the food web (Bressette et al., 2012). </w:t>
      </w:r>
      <w:r>
        <w:rPr>
          <w:rFonts w:ascii="Times New Roman" w:eastAsia="Times New Roman" w:hAnsi="Times New Roman" w:cs="Times New Roman"/>
          <w:color w:val="000000"/>
          <w:sz w:val="24"/>
          <w:szCs w:val="24"/>
        </w:rPr>
        <w:t xml:space="preserve">Ultimately, whole networks of interacting species, including plant-pollinator networks, may be affected. </w:t>
      </w:r>
    </w:p>
    <w:p w14:paraId="00000027"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Large herbivores forage selectively to meet diet requirements (</w:t>
      </w:r>
      <w:proofErr w:type="spellStart"/>
      <w:r>
        <w:rPr>
          <w:rFonts w:ascii="Times New Roman" w:eastAsia="Times New Roman" w:hAnsi="Times New Roman" w:cs="Times New Roman"/>
          <w:sz w:val="24"/>
          <w:szCs w:val="24"/>
        </w:rPr>
        <w:t>Azorit</w:t>
      </w:r>
      <w:proofErr w:type="spellEnd"/>
      <w:r>
        <w:rPr>
          <w:rFonts w:ascii="Times New Roman" w:eastAsia="Times New Roman" w:hAnsi="Times New Roman" w:cs="Times New Roman"/>
          <w:sz w:val="24"/>
          <w:szCs w:val="24"/>
        </w:rPr>
        <w:t xml:space="preserve"> et al., 2012b). In plant communities dominated by flowering species, foraging preferences may cause non-random changes in the flowering landscape (Díaz et al., 2006), and will be more pronounced as deer density increases (</w:t>
      </w:r>
      <w:proofErr w:type="spellStart"/>
      <w:r>
        <w:rPr>
          <w:rFonts w:ascii="Times New Roman" w:eastAsia="Times New Roman" w:hAnsi="Times New Roman" w:cs="Times New Roman"/>
          <w:sz w:val="24"/>
          <w:szCs w:val="24"/>
        </w:rPr>
        <w:t>Sjödin</w:t>
      </w:r>
      <w:proofErr w:type="spellEnd"/>
      <w:r>
        <w:rPr>
          <w:rFonts w:ascii="Times New Roman" w:eastAsia="Times New Roman" w:hAnsi="Times New Roman" w:cs="Times New Roman"/>
          <w:sz w:val="24"/>
          <w:szCs w:val="24"/>
        </w:rPr>
        <w:t xml:space="preserve"> et al., 2008). </w:t>
      </w:r>
      <w:proofErr w:type="gramStart"/>
      <w:r>
        <w:rPr>
          <w:rFonts w:ascii="Times New Roman" w:eastAsia="Times New Roman" w:hAnsi="Times New Roman" w:cs="Times New Roman"/>
          <w:sz w:val="24"/>
          <w:szCs w:val="24"/>
        </w:rPr>
        <w:t>As a consequence</w:t>
      </w:r>
      <w:proofErr w:type="gramEnd"/>
      <w:r>
        <w:rPr>
          <w:rFonts w:ascii="Times New Roman" w:eastAsia="Times New Roman" w:hAnsi="Times New Roman" w:cs="Times New Roman"/>
          <w:sz w:val="24"/>
          <w:szCs w:val="24"/>
        </w:rPr>
        <w:t>, pollinator communities may show relevant changes (</w:t>
      </w:r>
      <w:proofErr w:type="spellStart"/>
      <w:r>
        <w:rPr>
          <w:rFonts w:ascii="Times New Roman" w:eastAsia="Times New Roman" w:hAnsi="Times New Roman" w:cs="Times New Roman"/>
          <w:sz w:val="24"/>
          <w:szCs w:val="24"/>
        </w:rPr>
        <w:t>Kruess</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Tscharntke</w:t>
      </w:r>
      <w:proofErr w:type="spellEnd"/>
      <w:r>
        <w:rPr>
          <w:rFonts w:ascii="Times New Roman" w:eastAsia="Times New Roman" w:hAnsi="Times New Roman" w:cs="Times New Roman"/>
          <w:sz w:val="24"/>
          <w:szCs w:val="24"/>
        </w:rPr>
        <w:t xml:space="preserve">, 2002; Lázaro et al., 2016a). Specific responses of pollinators, either negative or positive, may strongly depend on the effects on specific floral and nesting resources for pollinators (Mayer et al., 2006; </w:t>
      </w:r>
      <w:proofErr w:type="spellStart"/>
      <w:r>
        <w:rPr>
          <w:rFonts w:ascii="Times New Roman" w:eastAsia="Times New Roman" w:hAnsi="Times New Roman" w:cs="Times New Roman"/>
          <w:sz w:val="24"/>
          <w:szCs w:val="24"/>
        </w:rPr>
        <w:t>Vulliamy</w:t>
      </w:r>
      <w:proofErr w:type="spellEnd"/>
      <w:r>
        <w:rPr>
          <w:rFonts w:ascii="Times New Roman" w:eastAsia="Times New Roman" w:hAnsi="Times New Roman" w:cs="Times New Roman"/>
          <w:sz w:val="24"/>
          <w:szCs w:val="24"/>
        </w:rPr>
        <w:t xml:space="preserve"> et al., 2006). Changes in plant and pollinator communities are expected to alter plant-pollinator interactions. </w:t>
      </w:r>
      <w:r>
        <w:rPr>
          <w:rFonts w:ascii="Times New Roman" w:eastAsia="Times New Roman" w:hAnsi="Times New Roman" w:cs="Times New Roman"/>
          <w:color w:val="000000"/>
          <w:sz w:val="24"/>
          <w:szCs w:val="24"/>
        </w:rPr>
        <w:t xml:space="preserve">For instance, palatable plants affected by intense herbivory may become less attractive to pollinators and ultimately receive fewer visits from fewer </w:t>
      </w:r>
      <w:r>
        <w:rPr>
          <w:rFonts w:ascii="Times New Roman" w:eastAsia="Times New Roman" w:hAnsi="Times New Roman" w:cs="Times New Roman"/>
          <w:color w:val="000000"/>
          <w:sz w:val="24"/>
          <w:szCs w:val="24"/>
        </w:rPr>
        <w:lastRenderedPageBreak/>
        <w:t>pollinator species</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(Strauss, 1997; Gómez et al., 2009). In contrast, unpalatable plants may take advantage and monopolize pollinators or benefit from spill-over effects (Yoshihara et al., 2008; </w:t>
      </w:r>
      <w:proofErr w:type="spellStart"/>
      <w:r>
        <w:rPr>
          <w:rFonts w:ascii="Times New Roman" w:eastAsia="Times New Roman" w:hAnsi="Times New Roman" w:cs="Times New Roman"/>
          <w:sz w:val="24"/>
          <w:szCs w:val="24"/>
        </w:rPr>
        <w:t>Tadey</w:t>
      </w:r>
      <w:proofErr w:type="spellEnd"/>
      <w:r>
        <w:rPr>
          <w:rFonts w:ascii="Times New Roman" w:eastAsia="Times New Roman" w:hAnsi="Times New Roman" w:cs="Times New Roman"/>
          <w:sz w:val="24"/>
          <w:szCs w:val="24"/>
        </w:rPr>
        <w:t xml:space="preserve">, 2015). </w:t>
      </w:r>
      <w:r>
        <w:rPr>
          <w:rFonts w:ascii="Times New Roman" w:eastAsia="Times New Roman" w:hAnsi="Times New Roman" w:cs="Times New Roman"/>
          <w:color w:val="000000"/>
          <w:sz w:val="24"/>
          <w:szCs w:val="24"/>
        </w:rPr>
        <w:t>In that situation, secondary extinctions of pollinators are expected unless they redistribute their interactions</w:t>
      </w:r>
      <w:r>
        <w:rPr>
          <w:color w:val="000000"/>
          <w:sz w:val="24"/>
          <w:szCs w:val="24"/>
        </w:rPr>
        <w:t xml:space="preserve"> </w:t>
      </w:r>
      <w:r>
        <w:rPr>
          <w:rFonts w:ascii="Times New Roman" w:eastAsia="Times New Roman" w:hAnsi="Times New Roman" w:cs="Times New Roman"/>
          <w:sz w:val="24"/>
          <w:szCs w:val="24"/>
        </w:rPr>
        <w:t xml:space="preserve">(Biella et al., 2019). Thus, in impoverished communities, plant-pollinator interactions are expected to weaken (Vázquez &amp; </w:t>
      </w:r>
      <w:proofErr w:type="spellStart"/>
      <w:r>
        <w:rPr>
          <w:rFonts w:ascii="Times New Roman" w:eastAsia="Times New Roman" w:hAnsi="Times New Roman" w:cs="Times New Roman"/>
          <w:sz w:val="24"/>
          <w:szCs w:val="24"/>
        </w:rPr>
        <w:t>Simberloff</w:t>
      </w:r>
      <w:proofErr w:type="spellEnd"/>
      <w:r>
        <w:rPr>
          <w:rFonts w:ascii="Times New Roman" w:eastAsia="Times New Roman" w:hAnsi="Times New Roman" w:cs="Times New Roman"/>
          <w:sz w:val="24"/>
          <w:szCs w:val="24"/>
        </w:rPr>
        <w:t xml:space="preserve">, 2003). </w:t>
      </w:r>
    </w:p>
    <w:p w14:paraId="0000002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Plant-pollinator interactions shape complex ecological networks. Plant-pollinator networks are generalized systems (Waser et al., 1996) whose interactions are organized along a nested structure of generalist and specialist species, and in modules of strongly interacting species (Vázquez et al., 2009a). This structure can emerge from neutral processes or </w:t>
      </w:r>
      <w:proofErr w:type="gramStart"/>
      <w:r>
        <w:rPr>
          <w:rFonts w:ascii="Times New Roman" w:eastAsia="Times New Roman" w:hAnsi="Times New Roman" w:cs="Times New Roman"/>
          <w:sz w:val="24"/>
          <w:szCs w:val="24"/>
        </w:rPr>
        <w:t>as a consequence of</w:t>
      </w:r>
      <w:proofErr w:type="gramEnd"/>
      <w:r>
        <w:rPr>
          <w:rFonts w:ascii="Times New Roman" w:eastAsia="Times New Roman" w:hAnsi="Times New Roman" w:cs="Times New Roman"/>
          <w:sz w:val="24"/>
          <w:szCs w:val="24"/>
        </w:rPr>
        <w:t xml:space="preserve"> ecological relationships between species (Vázquez et al., 2009b; Dormann et al., 2017), and is intimately related to the diversity and stability of these systems (Thébault &amp; Fontaine, 2010; Grilli et al., 2016). The few studies exploring the influence of large herbivores on network complexity and structure reached contrasting results, from negative (Guy et al., 2021; </w:t>
      </w:r>
      <w:proofErr w:type="spellStart"/>
      <w:r>
        <w:rPr>
          <w:rFonts w:ascii="Times New Roman" w:eastAsia="Times New Roman" w:hAnsi="Times New Roman" w:cs="Times New Roman"/>
          <w:sz w:val="24"/>
          <w:szCs w:val="24"/>
        </w:rPr>
        <w:t>Rakosy</w:t>
      </w:r>
      <w:proofErr w:type="spellEnd"/>
      <w:r>
        <w:rPr>
          <w:rFonts w:ascii="Times New Roman" w:eastAsia="Times New Roman" w:hAnsi="Times New Roman" w:cs="Times New Roman"/>
          <w:sz w:val="24"/>
          <w:szCs w:val="24"/>
        </w:rPr>
        <w:t xml:space="preserve"> et al., 2022), to negative/positive (Welti &amp; Joern, 2018), positive (Vanbergen et al., 2014), with hump-shaped effects (Lázaro et al., 2016b), or without effects (</w:t>
      </w:r>
      <w:proofErr w:type="spellStart"/>
      <w:r>
        <w:rPr>
          <w:rFonts w:ascii="Times New Roman" w:eastAsia="Times New Roman" w:hAnsi="Times New Roman" w:cs="Times New Roman"/>
          <w:sz w:val="24"/>
          <w:szCs w:val="24"/>
        </w:rPr>
        <w:t>Oleques</w:t>
      </w:r>
      <w:proofErr w:type="spellEnd"/>
      <w:r>
        <w:rPr>
          <w:rFonts w:ascii="Times New Roman" w:eastAsia="Times New Roman" w:hAnsi="Times New Roman" w:cs="Times New Roman"/>
          <w:sz w:val="24"/>
          <w:szCs w:val="24"/>
        </w:rPr>
        <w:t xml:space="preserve"> et al., 2019).</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These diverse results arise from variations in the study systems, such as different habitats with different herbivores and plant communities leading to unique cascading effects on networks (Robinson et al., 2018; </w:t>
      </w:r>
      <w:proofErr w:type="spellStart"/>
      <w:r>
        <w:rPr>
          <w:rFonts w:ascii="Times New Roman" w:eastAsia="Times New Roman" w:hAnsi="Times New Roman" w:cs="Times New Roman"/>
          <w:sz w:val="24"/>
          <w:szCs w:val="24"/>
        </w:rPr>
        <w:t>Goulnik</w:t>
      </w:r>
      <w:proofErr w:type="spellEnd"/>
      <w:r>
        <w:rPr>
          <w:rFonts w:ascii="Times New Roman" w:eastAsia="Times New Roman" w:hAnsi="Times New Roman" w:cs="Times New Roman"/>
          <w:sz w:val="24"/>
          <w:szCs w:val="24"/>
        </w:rPr>
        <w:t xml:space="preserve"> et al., 2021).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these works studied domestic livestock, and yet, no research has examined the impact of large wild herbivores on plant-pollinator networks in comparable ecological settings with similar ecological conditions and known ungulate densities.</w:t>
      </w:r>
    </w:p>
    <w:p w14:paraId="0000002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work we explore the effects of increasing red deer densities on plant-pollinator communities and interaction networks (Figure S1). We conducted an unprecedented field </w:t>
      </w:r>
      <w:r>
        <w:rPr>
          <w:rFonts w:ascii="Times New Roman" w:eastAsia="Times New Roman" w:hAnsi="Times New Roman" w:cs="Times New Roman"/>
          <w:sz w:val="24"/>
          <w:szCs w:val="24"/>
        </w:rPr>
        <w:lastRenderedPageBreak/>
        <w:t xml:space="preserve">experiment in a Mediterranean community in which we experimentally manipulated red deer densities in adjacent enclosures to simulate two current scenarios of increasing deer abundance.  </w:t>
      </w:r>
    </w:p>
    <w:p w14:paraId="0000002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hypothesize that (1) browsing intensity will be proportional to red deer density and will differ across plant species depending on deer preferences; consequently, (2) flower abundance and richness will decrease with increasing red deer densities and, </w:t>
      </w:r>
      <w:proofErr w:type="gramStart"/>
      <w:r>
        <w:rPr>
          <w:rFonts w:ascii="Times New Roman" w:eastAsia="Times New Roman" w:hAnsi="Times New Roman" w:cs="Times New Roman"/>
          <w:sz w:val="24"/>
          <w:szCs w:val="24"/>
        </w:rPr>
        <w:t>as a consequence</w:t>
      </w:r>
      <w:proofErr w:type="gramEnd"/>
      <w:r>
        <w:rPr>
          <w:rFonts w:ascii="Times New Roman" w:eastAsia="Times New Roman" w:hAnsi="Times New Roman" w:cs="Times New Roman"/>
          <w:sz w:val="24"/>
          <w:szCs w:val="24"/>
        </w:rPr>
        <w:t xml:space="preserve">, (3) pollinator community will be simplified. </w:t>
      </w:r>
      <w:r>
        <w:rPr>
          <w:rFonts w:ascii="Times New Roman" w:eastAsia="Times New Roman" w:hAnsi="Times New Roman" w:cs="Times New Roman"/>
          <w:color w:val="000000"/>
          <w:sz w:val="24"/>
          <w:szCs w:val="24"/>
        </w:rPr>
        <w:t>As a result, at increasing red deer densities,</w:t>
      </w:r>
      <w:r>
        <w:rPr>
          <w:rFonts w:ascii="Times New Roman" w:eastAsia="Times New Roman" w:hAnsi="Times New Roman" w:cs="Times New Roman"/>
          <w:sz w:val="24"/>
          <w:szCs w:val="24"/>
        </w:rPr>
        <w:t xml:space="preserve"> (4) pollinators will rewire their interactions and plants will receive fewer visits and fewer visitors; and (5) networks will be less complex, less structured, and less robust (Figure S1).</w:t>
      </w:r>
    </w:p>
    <w:p w14:paraId="0000002B" w14:textId="77777777" w:rsidR="000E09D1" w:rsidRDefault="000E09D1">
      <w:pPr>
        <w:spacing w:line="480" w:lineRule="auto"/>
        <w:rPr>
          <w:rFonts w:ascii="Times New Roman" w:eastAsia="Times New Roman" w:hAnsi="Times New Roman" w:cs="Times New Roman"/>
          <w:sz w:val="24"/>
          <w:szCs w:val="24"/>
        </w:rPr>
      </w:pPr>
    </w:p>
    <w:p w14:paraId="0000002C"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0000002D"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Study </w:t>
      </w:r>
      <w:proofErr w:type="gramStart"/>
      <w:r>
        <w:rPr>
          <w:rFonts w:ascii="Times New Roman" w:eastAsia="Times New Roman" w:hAnsi="Times New Roman" w:cs="Times New Roman"/>
          <w:i/>
          <w:sz w:val="24"/>
          <w:szCs w:val="24"/>
        </w:rPr>
        <w:t>area</w:t>
      </w:r>
      <w:proofErr w:type="gramEnd"/>
    </w:p>
    <w:p w14:paraId="0000002E" w14:textId="77777777" w:rsidR="000E09D1"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study was performed in the </w:t>
      </w:r>
      <w:proofErr w:type="spellStart"/>
      <w:r>
        <w:rPr>
          <w:rFonts w:ascii="Times New Roman" w:eastAsia="Times New Roman" w:hAnsi="Times New Roman" w:cs="Times New Roman"/>
          <w:color w:val="000000"/>
          <w:sz w:val="24"/>
          <w:szCs w:val="24"/>
        </w:rPr>
        <w:t>Valdeyernos</w:t>
      </w:r>
      <w:proofErr w:type="spellEnd"/>
      <w:r>
        <w:rPr>
          <w:rFonts w:ascii="Times New Roman" w:eastAsia="Times New Roman" w:hAnsi="Times New Roman" w:cs="Times New Roman"/>
          <w:color w:val="000000"/>
          <w:sz w:val="24"/>
          <w:szCs w:val="24"/>
        </w:rPr>
        <w:t xml:space="preserve"> valley, at an elevation of ca. 950 m, within the public estate of Los Quintos de Mora, located in Montes de Toledo rangeland, southcentral Iberia (Toledo province, Spain, 4°5'57.38"W, 39°26'48.57"N) (Figure S</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The climate is Continental Mediterranean, characterized by 3–5 months of dry, hot summer and high inter-annual variability of rainfall (mean annual rainfall of ~600 mm) and a mean annual temperature of ~14 ºC. The vegetation consists of a mosaic of small woodlands </w:t>
      </w:r>
      <w:r>
        <w:rPr>
          <w:rFonts w:ascii="Times New Roman" w:eastAsia="Times New Roman" w:hAnsi="Times New Roman" w:cs="Times New Roman"/>
          <w:sz w:val="24"/>
          <w:szCs w:val="24"/>
        </w:rPr>
        <w:t>dominated by oak trees (</w:t>
      </w:r>
      <w:r>
        <w:rPr>
          <w:rFonts w:ascii="Times New Roman" w:eastAsia="Times New Roman" w:hAnsi="Times New Roman" w:cs="Times New Roman"/>
          <w:i/>
          <w:sz w:val="24"/>
          <w:szCs w:val="24"/>
        </w:rPr>
        <w:t>Quercus ilex</w:t>
      </w:r>
      <w:r>
        <w:rPr>
          <w:rFonts w:ascii="Times New Roman" w:eastAsia="Times New Roman" w:hAnsi="Times New Roman" w:cs="Times New Roman"/>
          <w:sz w:val="24"/>
          <w:szCs w:val="24"/>
        </w:rPr>
        <w:t xml:space="preserve"> subsp. </w:t>
      </w:r>
      <w:proofErr w:type="spellStart"/>
      <w:r>
        <w:rPr>
          <w:rFonts w:ascii="Times New Roman" w:eastAsia="Times New Roman" w:hAnsi="Times New Roman" w:cs="Times New Roman"/>
          <w:i/>
          <w:sz w:val="24"/>
          <w:szCs w:val="24"/>
        </w:rPr>
        <w:t>ballota</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Q. </w:t>
      </w:r>
      <w:proofErr w:type="spellStart"/>
      <w:r>
        <w:rPr>
          <w:rFonts w:ascii="Times New Roman" w:eastAsia="Times New Roman" w:hAnsi="Times New Roman" w:cs="Times New Roman"/>
          <w:i/>
          <w:sz w:val="24"/>
          <w:szCs w:val="24"/>
        </w:rPr>
        <w:t>pyrenaica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and large scrubland patches dominated by </w:t>
      </w:r>
      <w:r>
        <w:rPr>
          <w:rFonts w:ascii="Times New Roman" w:eastAsia="Times New Roman" w:hAnsi="Times New Roman" w:cs="Times New Roman"/>
          <w:i/>
          <w:color w:val="000000"/>
          <w:sz w:val="24"/>
          <w:szCs w:val="24"/>
        </w:rPr>
        <w:t xml:space="preserve">Cistus </w:t>
      </w:r>
      <w:proofErr w:type="spellStart"/>
      <w:r>
        <w:rPr>
          <w:rFonts w:ascii="Times New Roman" w:eastAsia="Times New Roman" w:hAnsi="Times New Roman" w:cs="Times New Roman"/>
          <w:i/>
          <w:color w:val="000000"/>
          <w:sz w:val="24"/>
          <w:szCs w:val="24"/>
        </w:rPr>
        <w:t>ladanifer</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Rosmarinus officinalis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Erica</w:t>
      </w:r>
      <w:r>
        <w:rPr>
          <w:rFonts w:ascii="Times New Roman" w:eastAsia="Times New Roman" w:hAnsi="Times New Roman" w:cs="Times New Roman"/>
          <w:color w:val="000000"/>
          <w:sz w:val="24"/>
          <w:szCs w:val="24"/>
        </w:rPr>
        <w:t xml:space="preserve"> spp. (San Miguel et al., 2011).</w:t>
      </w:r>
    </w:p>
    <w:p w14:paraId="0000002F" w14:textId="77777777" w:rsidR="000E09D1" w:rsidRDefault="00000000">
      <w:pPr>
        <w:pBdr>
          <w:top w:val="nil"/>
          <w:left w:val="nil"/>
          <w:bottom w:val="nil"/>
          <w:right w:val="nil"/>
          <w:between w:val="nil"/>
        </w:pBdr>
        <w:spacing w:before="240" w:after="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Red deer ha</w:t>
      </w:r>
      <w:r>
        <w:rPr>
          <w:rFonts w:ascii="Times New Roman" w:eastAsia="Times New Roman" w:hAnsi="Times New Roman" w:cs="Times New Roman"/>
          <w:sz w:val="24"/>
          <w:szCs w:val="24"/>
        </w:rPr>
        <w:t>ve</w:t>
      </w:r>
      <w:r>
        <w:rPr>
          <w:rFonts w:ascii="Times New Roman" w:eastAsia="Times New Roman" w:hAnsi="Times New Roman" w:cs="Times New Roman"/>
          <w:color w:val="000000"/>
          <w:sz w:val="24"/>
          <w:szCs w:val="24"/>
        </w:rPr>
        <w:t xml:space="preserve"> been recorded in the Iberian Peninsula since the Upper Pleistocene and never disappeared from Los Quintos de Mora (San Miguel et al., 2011). Recreational human management has </w:t>
      </w:r>
      <w:proofErr w:type="spellStart"/>
      <w:r>
        <w:rPr>
          <w:rFonts w:ascii="Times New Roman" w:eastAsia="Times New Roman" w:hAnsi="Times New Roman" w:cs="Times New Roman"/>
          <w:color w:val="000000"/>
          <w:sz w:val="24"/>
          <w:szCs w:val="24"/>
        </w:rPr>
        <w:t>favoured</w:t>
      </w:r>
      <w:proofErr w:type="spellEnd"/>
      <w:r>
        <w:rPr>
          <w:rFonts w:ascii="Times New Roman" w:eastAsia="Times New Roman" w:hAnsi="Times New Roman" w:cs="Times New Roman"/>
          <w:color w:val="000000"/>
          <w:sz w:val="24"/>
          <w:szCs w:val="24"/>
        </w:rPr>
        <w:t xml:space="preserve"> an increase in local red deer densities (~24 deer/km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(Peláez et al., 2018). </w:t>
      </w:r>
      <w:proofErr w:type="spellStart"/>
      <w:r>
        <w:rPr>
          <w:rFonts w:ascii="Times New Roman" w:eastAsia="Times New Roman" w:hAnsi="Times New Roman" w:cs="Times New Roman"/>
          <w:color w:val="000000"/>
          <w:sz w:val="24"/>
          <w:szCs w:val="24"/>
        </w:rPr>
        <w:t>Valdeyernos</w:t>
      </w:r>
      <w:proofErr w:type="spellEnd"/>
      <w:r>
        <w:rPr>
          <w:rFonts w:ascii="Times New Roman" w:eastAsia="Times New Roman" w:hAnsi="Times New Roman" w:cs="Times New Roman"/>
          <w:color w:val="000000"/>
          <w:sz w:val="24"/>
          <w:szCs w:val="24"/>
        </w:rPr>
        <w:t xml:space="preserve"> valley (~200 ha) was fenced in 2011 and had a density of ~10 deer/</w:t>
      </w:r>
      <w:r>
        <w:rPr>
          <w:rFonts w:ascii="Times New Roman" w:eastAsia="Times New Roman" w:hAnsi="Times New Roman" w:cs="Times New Roman"/>
          <w:color w:val="000000"/>
          <w:sz w:val="23"/>
          <w:szCs w:val="23"/>
        </w:rPr>
        <w:t>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considered the sustainable natural density for these areas (</w:t>
      </w:r>
      <w:r>
        <w:rPr>
          <w:rFonts w:ascii="Times New Roman" w:eastAsia="Times New Roman" w:hAnsi="Times New Roman" w:cs="Times New Roman"/>
          <w:i/>
          <w:color w:val="000000"/>
          <w:sz w:val="24"/>
          <w:szCs w:val="24"/>
        </w:rPr>
        <w:t xml:space="preserve">e.g. </w:t>
      </w:r>
      <w:r>
        <w:rPr>
          <w:rFonts w:ascii="Times New Roman" w:eastAsia="Times New Roman" w:hAnsi="Times New Roman" w:cs="Times New Roman"/>
          <w:color w:val="000000"/>
          <w:sz w:val="24"/>
          <w:szCs w:val="24"/>
        </w:rPr>
        <w:t>Morales-Molino et al., 2019).</w:t>
      </w:r>
    </w:p>
    <w:p w14:paraId="00000030" w14:textId="77777777" w:rsidR="000E09D1" w:rsidRDefault="00000000">
      <w:pPr>
        <w:pBdr>
          <w:top w:val="nil"/>
          <w:left w:val="nil"/>
          <w:bottom w:val="nil"/>
          <w:right w:val="nil"/>
          <w:between w:val="nil"/>
        </w:pBdr>
        <w:spacing w:before="240" w:after="240" w:line="480" w:lineRule="auto"/>
        <w:jc w:val="both"/>
        <w:rPr>
          <w:rFonts w:ascii="Times New Roman" w:eastAsia="Times New Roman" w:hAnsi="Times New Roman" w:cs="Times New Roman"/>
          <w:i/>
          <w:sz w:val="24"/>
          <w:szCs w:val="24"/>
          <w:highlight w:val="cyan"/>
        </w:rPr>
      </w:pPr>
      <w:r>
        <w:rPr>
          <w:rFonts w:ascii="Times New Roman" w:eastAsia="Times New Roman" w:hAnsi="Times New Roman" w:cs="Times New Roman"/>
          <w:i/>
          <w:sz w:val="24"/>
          <w:szCs w:val="24"/>
          <w:highlight w:val="cyan"/>
        </w:rPr>
        <w:t>Novelty and importance of the manipulative experiment</w:t>
      </w:r>
    </w:p>
    <w:p w14:paraId="00000031" w14:textId="77777777" w:rsidR="000E09D1" w:rsidRDefault="00000000">
      <w:pPr>
        <w:pBdr>
          <w:top w:val="nil"/>
          <w:left w:val="nil"/>
          <w:bottom w:val="nil"/>
          <w:right w:val="nil"/>
          <w:between w:val="nil"/>
        </w:pBd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Pringle et al. (2023) reviewed the experimental approaches ecologists use to study the impacts of large herbivores on terrestrial ecosystems. </w:t>
      </w:r>
      <w:proofErr w:type="spellStart"/>
      <w:r>
        <w:rPr>
          <w:rFonts w:ascii="Times New Roman" w:eastAsia="Times New Roman" w:hAnsi="Times New Roman" w:cs="Times New Roman"/>
          <w:sz w:val="24"/>
          <w:szCs w:val="24"/>
        </w:rPr>
        <w:t>Exclosures</w:t>
      </w:r>
      <w:proofErr w:type="spellEnd"/>
      <w:r>
        <w:rPr>
          <w:rFonts w:ascii="Times New Roman" w:eastAsia="Times New Roman" w:hAnsi="Times New Roman" w:cs="Times New Roman"/>
          <w:sz w:val="24"/>
          <w:szCs w:val="24"/>
        </w:rPr>
        <w:t xml:space="preserve"> are, by far, the most widely used approach. Together with translocations, these approaches can inform how herbivores or specific species affect ecosystem properties and dynamics. However, limitations arise because 1) </w:t>
      </w:r>
      <w:proofErr w:type="spellStart"/>
      <w:r>
        <w:rPr>
          <w:rFonts w:ascii="Times New Roman" w:eastAsia="Times New Roman" w:hAnsi="Times New Roman" w:cs="Times New Roman"/>
          <w:sz w:val="24"/>
          <w:szCs w:val="24"/>
        </w:rPr>
        <w:t>exclosures</w:t>
      </w:r>
      <w:proofErr w:type="spellEnd"/>
      <w:r>
        <w:rPr>
          <w:rFonts w:ascii="Times New Roman" w:eastAsia="Times New Roman" w:hAnsi="Times New Roman" w:cs="Times New Roman"/>
          <w:sz w:val="24"/>
          <w:szCs w:val="24"/>
        </w:rPr>
        <w:t xml:space="preserve"> tend to be smaller than the scale at which several ecosystem processes operate and 2) species-specific effects are difficult to isolate; in </w:t>
      </w:r>
      <w:proofErr w:type="gramStart"/>
      <w:r>
        <w:rPr>
          <w:rFonts w:ascii="Times New Roman" w:eastAsia="Times New Roman" w:hAnsi="Times New Roman" w:cs="Times New Roman"/>
          <w:sz w:val="24"/>
          <w:szCs w:val="24"/>
        </w:rPr>
        <w:t>addition</w:t>
      </w:r>
      <w:proofErr w:type="gramEnd"/>
      <w:r>
        <w:rPr>
          <w:rFonts w:ascii="Times New Roman" w:eastAsia="Times New Roman" w:hAnsi="Times New Roman" w:cs="Times New Roman"/>
          <w:sz w:val="24"/>
          <w:szCs w:val="24"/>
        </w:rPr>
        <w:t xml:space="preserve"> 3) herbivore density usually is not reported or either difficult to evaluate. In this context, Pringle et al. (2023), devise future field experiments to overcome these limitations and gain insight on the relationship between large herbivores and ecosystem processes. They propose large plots (which often is detrimental for spatial replication,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in comparison with several small </w:t>
      </w:r>
      <w:proofErr w:type="spellStart"/>
      <w:r>
        <w:rPr>
          <w:rFonts w:ascii="Times New Roman" w:eastAsia="Times New Roman" w:hAnsi="Times New Roman" w:cs="Times New Roman"/>
          <w:sz w:val="24"/>
          <w:szCs w:val="24"/>
        </w:rPr>
        <w:t>exclosure</w:t>
      </w:r>
      <w:proofErr w:type="spellEnd"/>
      <w:r>
        <w:rPr>
          <w:rFonts w:ascii="Times New Roman" w:eastAsia="Times New Roman" w:hAnsi="Times New Roman" w:cs="Times New Roman"/>
          <w:sz w:val="24"/>
          <w:szCs w:val="24"/>
        </w:rPr>
        <w:t xml:space="preserve"> plots) combined with experimental manipulation of specific herbivores at known densities (Pringle et al. 2023). Here we describe, to our knowledge, the first large wild herbivore manipulative experiment with increasing deer densities, consisting of comparable hectare-scale enclosures in a </w:t>
      </w:r>
      <w:proofErr w:type="gramStart"/>
      <w:r>
        <w:rPr>
          <w:rFonts w:ascii="Times New Roman" w:eastAsia="Times New Roman" w:hAnsi="Times New Roman" w:cs="Times New Roman"/>
          <w:sz w:val="24"/>
          <w:szCs w:val="24"/>
        </w:rPr>
        <w:t>Mediterranean  ecosystem</w:t>
      </w:r>
      <w:proofErr w:type="gramEnd"/>
      <w:r>
        <w:rPr>
          <w:rFonts w:ascii="Times New Roman" w:eastAsia="Times New Roman" w:hAnsi="Times New Roman" w:cs="Times New Roman"/>
          <w:sz w:val="24"/>
          <w:szCs w:val="24"/>
        </w:rPr>
        <w:t xml:space="preserve">. </w:t>
      </w:r>
    </w:p>
    <w:p w14:paraId="00000032" w14:textId="77777777" w:rsidR="000E09D1" w:rsidRDefault="00000000">
      <w:pPr>
        <w:tabs>
          <w:tab w:val="left" w:pos="2868"/>
        </w:tabs>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highlight w:val="cyan"/>
        </w:rPr>
        <w:t>Experimental setup and red deer introduction</w:t>
      </w:r>
      <w:r>
        <w:rPr>
          <w:rFonts w:ascii="Times New Roman" w:eastAsia="Times New Roman" w:hAnsi="Times New Roman" w:cs="Times New Roman"/>
          <w:i/>
          <w:sz w:val="24"/>
          <w:szCs w:val="24"/>
        </w:rPr>
        <w:tab/>
      </w:r>
    </w:p>
    <w:p w14:paraId="00000033" w14:textId="77777777" w:rsidR="000E09D1" w:rsidRDefault="00000000">
      <w:pPr>
        <w:tabs>
          <w:tab w:val="left" w:pos="2868"/>
        </w:tabs>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 installed an enclosure encompassing ~17 ha, which was divided into 3 sub-enclosures (7.4, 7.1 and 2.6 ha) separated by 2 m high wire fences (Figure S</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All enclosures have similar environmental features and contain a similar proportion of the vegetation types (oak forests and scrublands). The </w:t>
      </w:r>
      <w:r>
        <w:rPr>
          <w:rFonts w:ascii="Times New Roman" w:eastAsia="Times New Roman" w:hAnsi="Times New Roman" w:cs="Times New Roman"/>
          <w:sz w:val="24"/>
          <w:szCs w:val="24"/>
        </w:rPr>
        <w:t>analyses of the v</w:t>
      </w:r>
      <w:r>
        <w:rPr>
          <w:rFonts w:ascii="Times New Roman" w:eastAsia="Times New Roman" w:hAnsi="Times New Roman" w:cs="Times New Roman"/>
          <w:color w:val="000000"/>
          <w:sz w:val="24"/>
          <w:szCs w:val="24"/>
        </w:rPr>
        <w:t xml:space="preserve">egetation surveys </w:t>
      </w:r>
      <w:r>
        <w:rPr>
          <w:rFonts w:ascii="Times New Roman" w:eastAsia="Times New Roman" w:hAnsi="Times New Roman" w:cs="Times New Roman"/>
          <w:sz w:val="24"/>
          <w:szCs w:val="24"/>
        </w:rPr>
        <w:t>from May-June 2020 showed that both floristic composition and cover of plant communities were similar among enclosures (</w:t>
      </w:r>
      <w:proofErr w:type="spellStart"/>
      <w:r>
        <w:rPr>
          <w:rFonts w:ascii="Times New Roman" w:eastAsia="Times New Roman" w:hAnsi="Times New Roman" w:cs="Times New Roman"/>
          <w:sz w:val="24"/>
          <w:szCs w:val="24"/>
        </w:rPr>
        <w:t>Cuerdo</w:t>
      </w:r>
      <w:proofErr w:type="spellEnd"/>
      <w:r>
        <w:rPr>
          <w:rFonts w:ascii="Times New Roman" w:eastAsia="Times New Roman" w:hAnsi="Times New Roman" w:cs="Times New Roman"/>
          <w:sz w:val="24"/>
          <w:szCs w:val="24"/>
        </w:rPr>
        <w:t xml:space="preserve"> et al., submitted</w:t>
      </w:r>
      <w:sdt>
        <w:sdtPr>
          <w:tag w:val="goog_rdk_62"/>
          <w:id w:val="-421025695"/>
        </w:sdtPr>
        <w:sdtContent>
          <w:del w:id="67" w:author="Juancho “Juan A. Calleja Alarcón” Calleja" w:date="2024-02-10T18:12:00Z">
            <w:r>
              <w:rPr>
                <w:rFonts w:ascii="Times New Roman" w:eastAsia="Times New Roman" w:hAnsi="Times New Roman" w:cs="Times New Roman"/>
                <w:sz w:val="24"/>
                <w:szCs w:val="24"/>
              </w:rPr>
              <w:delText xml:space="preserve">; see </w:delText>
            </w:r>
          </w:del>
          <w:sdt>
            <w:sdtPr>
              <w:tag w:val="goog_rdk_63"/>
              <w:id w:val="-1670934813"/>
            </w:sdtPr>
            <w:sdtContent>
              <w:commentRangeStart w:id="68"/>
            </w:sdtContent>
          </w:sdt>
          <w:del w:id="69" w:author="Juancho “Juan A. Calleja Alarcón” Calleja" w:date="2024-02-10T18:12:00Z">
            <w:r>
              <w:rPr>
                <w:rFonts w:ascii="Times New Roman" w:eastAsia="Times New Roman" w:hAnsi="Times New Roman" w:cs="Times New Roman"/>
                <w:sz w:val="24"/>
                <w:szCs w:val="24"/>
              </w:rPr>
              <w:delText>SM</w:delText>
            </w:r>
          </w:del>
        </w:sdtContent>
      </w:sdt>
      <w:commentRangeEnd w:id="68"/>
      <w:r>
        <w:commentReference w:id="68"/>
      </w:r>
      <w:r>
        <w:rPr>
          <w:rFonts w:ascii="Times New Roman" w:eastAsia="Times New Roman" w:hAnsi="Times New Roman" w:cs="Times New Roman"/>
          <w:sz w:val="24"/>
          <w:szCs w:val="24"/>
        </w:rPr>
        <w:t xml:space="preserve">). Because our observation units are flowers, this information allowed us to associate direct and cascading changes in the enclosures to the effects of the experiment. Fences were erected in October-November 2020. </w:t>
      </w:r>
      <w:r>
        <w:rPr>
          <w:rFonts w:ascii="Times New Roman" w:eastAsia="Times New Roman" w:hAnsi="Times New Roman" w:cs="Times New Roman"/>
          <w:color w:val="000000"/>
          <w:sz w:val="24"/>
          <w:szCs w:val="24"/>
        </w:rPr>
        <w:t>We experimentally manipulated red deer densities by introducing young female individuals (yearlings) of red deer. Introduction was carried out on March 16</w:t>
      </w:r>
      <w:r>
        <w:rPr>
          <w:rFonts w:ascii="Times New Roman" w:eastAsia="Times New Roman" w:hAnsi="Times New Roman" w:cs="Times New Roman"/>
          <w:color w:val="000000"/>
          <w:sz w:val="24"/>
          <w:szCs w:val="24"/>
          <w:vertAlign w:val="superscript"/>
        </w:rPr>
        <w:t>th</w:t>
      </w:r>
      <w:proofErr w:type="gramStart"/>
      <w:r>
        <w:rPr>
          <w:rFonts w:ascii="Times New Roman" w:eastAsia="Times New Roman" w:hAnsi="Times New Roman" w:cs="Times New Roman"/>
          <w:color w:val="000000"/>
          <w:sz w:val="24"/>
          <w:szCs w:val="24"/>
        </w:rPr>
        <w:t xml:space="preserve"> 2021</w:t>
      </w:r>
      <w:proofErr w:type="gramEnd"/>
      <w:r>
        <w:rPr>
          <w:rFonts w:ascii="Times New Roman" w:eastAsia="Times New Roman" w:hAnsi="Times New Roman" w:cs="Times New Roman"/>
          <w:color w:val="000000"/>
          <w:sz w:val="24"/>
          <w:szCs w:val="24"/>
        </w:rPr>
        <w:t xml:space="preserve">, with no supplementary feeding. </w:t>
      </w:r>
    </w:p>
    <w:p w14:paraId="00000034" w14:textId="77777777" w:rsidR="000E09D1" w:rsidRDefault="00000000">
      <w:pPr>
        <w:tabs>
          <w:tab w:val="left" w:pos="2868"/>
        </w:tabs>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recreated three scenarios of contrasted herbivory, one per </w:t>
      </w:r>
      <w:r>
        <w:rPr>
          <w:rFonts w:ascii="Times New Roman" w:eastAsia="Times New Roman" w:hAnsi="Times New Roman" w:cs="Times New Roman"/>
          <w:sz w:val="24"/>
          <w:szCs w:val="24"/>
        </w:rPr>
        <w:t xml:space="preserve">enclosure </w:t>
      </w:r>
      <w:r>
        <w:rPr>
          <w:rFonts w:ascii="Times New Roman" w:eastAsia="Times New Roman" w:hAnsi="Times New Roman" w:cs="Times New Roman"/>
          <w:color w:val="000000"/>
          <w:sz w:val="24"/>
          <w:szCs w:val="24"/>
        </w:rPr>
        <w:t xml:space="preserve">(thereafter treatments), namely: high density </w:t>
      </w:r>
      <w:sdt>
        <w:sdtPr>
          <w:tag w:val="goog_rdk_64"/>
          <w:id w:val="-1613884916"/>
        </w:sdtPr>
        <w:sdtContent>
          <w:commentRangeStart w:id="70"/>
        </w:sdtContent>
      </w:sdt>
      <w:r>
        <w:rPr>
          <w:rFonts w:ascii="Times New Roman" w:eastAsia="Times New Roman" w:hAnsi="Times New Roman" w:cs="Times New Roman"/>
          <w:color w:val="000000"/>
          <w:sz w:val="24"/>
          <w:szCs w:val="24"/>
        </w:rPr>
        <w:t>(</w:t>
      </w:r>
      <w:sdt>
        <w:sdtPr>
          <w:tag w:val="goog_rdk_65"/>
          <w:id w:val="-1821953242"/>
        </w:sdtPr>
        <w:sdtContent>
          <w:ins w:id="71" w:author="Ramón Perea García-Calvo" w:date="2024-02-06T19:25:00Z">
            <w:r>
              <w:rPr>
                <w:rFonts w:ascii="Times New Roman" w:eastAsia="Times New Roman" w:hAnsi="Times New Roman" w:cs="Times New Roman"/>
                <w:color w:val="000000"/>
                <w:sz w:val="24"/>
                <w:szCs w:val="24"/>
              </w:rPr>
              <w:t>6-</w:t>
            </w:r>
          </w:ins>
        </w:sdtContent>
      </w:sdt>
      <w:r>
        <w:rPr>
          <w:rFonts w:ascii="Times New Roman" w:eastAsia="Times New Roman" w:hAnsi="Times New Roman" w:cs="Times New Roman"/>
          <w:color w:val="000000"/>
          <w:sz w:val="24"/>
          <w:szCs w:val="24"/>
        </w:rPr>
        <w:t xml:space="preserve">7 </w:t>
      </w:r>
      <w:commentRangeEnd w:id="70"/>
      <w:r>
        <w:commentReference w:id="70"/>
      </w:r>
      <w:r>
        <w:rPr>
          <w:rFonts w:ascii="Times New Roman" w:eastAsia="Times New Roman" w:hAnsi="Times New Roman" w:cs="Times New Roman"/>
          <w:color w:val="000000"/>
          <w:sz w:val="24"/>
          <w:szCs w:val="24"/>
        </w:rPr>
        <w:t xml:space="preserve">young female deer, </w:t>
      </w:r>
      <w:sdt>
        <w:sdtPr>
          <w:tag w:val="goog_rdk_66"/>
          <w:id w:val="-778642401"/>
        </w:sdtPr>
        <w:sdtContent>
          <w:ins w:id="72" w:author="Ramón Perea García-Calvo" w:date="2024-02-06T19:25:00Z">
            <w:r>
              <w:rPr>
                <w:rFonts w:ascii="Times New Roman" w:eastAsia="Times New Roman" w:hAnsi="Times New Roman" w:cs="Times New Roman"/>
                <w:color w:val="000000"/>
                <w:sz w:val="24"/>
                <w:szCs w:val="24"/>
              </w:rPr>
              <w:t>81-</w:t>
            </w:r>
          </w:ins>
        </w:sdtContent>
      </w:sdt>
      <w:r>
        <w:rPr>
          <w:rFonts w:ascii="Times New Roman" w:eastAsia="Times New Roman" w:hAnsi="Times New Roman" w:cs="Times New Roman"/>
          <w:color w:val="000000"/>
          <w:sz w:val="24"/>
          <w:szCs w:val="24"/>
        </w:rPr>
        <w:t xml:space="preserve">95 </w:t>
      </w:r>
      <w:sdt>
        <w:sdtPr>
          <w:tag w:val="goog_rdk_67"/>
          <w:id w:val="-158773373"/>
        </w:sdtPr>
        <w:sdtContent>
          <w:proofErr w:type="spellStart"/>
          <w:ins w:id="73" w:author="Ramón Perea García-Calvo" w:date="2024-02-06T18:43:00Z">
            <w:r>
              <w:rPr>
                <w:rFonts w:ascii="Times New Roman" w:eastAsia="Times New Roman" w:hAnsi="Times New Roman" w:cs="Times New Roman"/>
                <w:color w:val="000000"/>
                <w:sz w:val="24"/>
                <w:szCs w:val="24"/>
              </w:rPr>
              <w:t>ind</w:t>
            </w:r>
          </w:ins>
          <w:proofErr w:type="spellEnd"/>
        </w:sdtContent>
      </w:sdt>
      <w:sdt>
        <w:sdtPr>
          <w:tag w:val="goog_rdk_68"/>
          <w:id w:val="-1142119536"/>
        </w:sdtPr>
        <w:sdtContent>
          <w:del w:id="74" w:author="Ramón Perea García-Calvo" w:date="2024-02-06T18:43:00Z">
            <w:r>
              <w:rPr>
                <w:rFonts w:ascii="Times New Roman" w:eastAsia="Times New Roman" w:hAnsi="Times New Roman" w:cs="Times New Roman"/>
                <w:color w:val="000000"/>
                <w:sz w:val="24"/>
                <w:szCs w:val="24"/>
              </w:rPr>
              <w:delText>deer</w:delText>
            </w:r>
          </w:del>
        </w:sdtContent>
      </w:sdt>
      <w:r>
        <w:rPr>
          <w:rFonts w:ascii="Times New Roman" w:eastAsia="Times New Roman" w:hAnsi="Times New Roman" w:cs="Times New Roman"/>
          <w:color w:val="000000"/>
          <w:sz w:val="24"/>
          <w:szCs w:val="24"/>
        </w:rPr>
        <w:t>/km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equivalent to </w:t>
      </w:r>
      <w:sdt>
        <w:sdtPr>
          <w:tag w:val="goog_rdk_69"/>
          <w:id w:val="1011111636"/>
        </w:sdtPr>
        <w:sdtContent>
          <w:ins w:id="75" w:author="Ramón Perea García-Calvo" w:date="2024-02-06T19:24:00Z">
            <w:r>
              <w:rPr>
                <w:rFonts w:ascii="Times New Roman" w:eastAsia="Times New Roman" w:hAnsi="Times New Roman" w:cs="Times New Roman"/>
                <w:color w:val="000000"/>
                <w:sz w:val="24"/>
                <w:szCs w:val="24"/>
              </w:rPr>
              <w:t>55-</w:t>
            </w:r>
          </w:ins>
        </w:sdtContent>
      </w:sdt>
      <w:r>
        <w:rPr>
          <w:rFonts w:ascii="Times New Roman" w:eastAsia="Times New Roman" w:hAnsi="Times New Roman" w:cs="Times New Roman"/>
          <w:color w:val="000000"/>
          <w:sz w:val="24"/>
          <w:szCs w:val="24"/>
        </w:rPr>
        <w:t>63 deer/km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of a standard population with 1/1 sex ratio of all ages; Peláez et al., 2017) and hyper density (</w:t>
      </w:r>
      <w:sdt>
        <w:sdtPr>
          <w:tag w:val="goog_rdk_70"/>
          <w:id w:val="1447047961"/>
        </w:sdtPr>
        <w:sdtContent>
          <w:ins w:id="76" w:author="Ramón Perea García-Calvo" w:date="2024-02-06T19:25:00Z">
            <w:r>
              <w:rPr>
                <w:rFonts w:ascii="Times New Roman" w:eastAsia="Times New Roman" w:hAnsi="Times New Roman" w:cs="Times New Roman"/>
                <w:color w:val="000000"/>
                <w:sz w:val="24"/>
                <w:szCs w:val="24"/>
              </w:rPr>
              <w:t>9-</w:t>
            </w:r>
          </w:ins>
        </w:sdtContent>
      </w:sdt>
      <w:r>
        <w:rPr>
          <w:rFonts w:ascii="Times New Roman" w:eastAsia="Times New Roman" w:hAnsi="Times New Roman" w:cs="Times New Roman"/>
          <w:color w:val="000000"/>
          <w:sz w:val="24"/>
          <w:szCs w:val="24"/>
        </w:rPr>
        <w:t xml:space="preserve">12 young female deer, </w:t>
      </w:r>
      <w:sdt>
        <w:sdtPr>
          <w:tag w:val="goog_rdk_71"/>
          <w:id w:val="-1912614224"/>
        </w:sdtPr>
        <w:sdtContent>
          <w:ins w:id="77" w:author="Ramón Perea García-Calvo" w:date="2024-02-06T19:25:00Z">
            <w:r>
              <w:rPr>
                <w:rFonts w:ascii="Times New Roman" w:eastAsia="Times New Roman" w:hAnsi="Times New Roman" w:cs="Times New Roman"/>
                <w:color w:val="000000"/>
                <w:sz w:val="24"/>
                <w:szCs w:val="24"/>
              </w:rPr>
              <w:t>127-</w:t>
            </w:r>
          </w:ins>
        </w:sdtContent>
      </w:sdt>
      <w:r>
        <w:rPr>
          <w:rFonts w:ascii="Times New Roman" w:eastAsia="Times New Roman" w:hAnsi="Times New Roman" w:cs="Times New Roman"/>
          <w:color w:val="000000"/>
          <w:sz w:val="24"/>
          <w:szCs w:val="24"/>
        </w:rPr>
        <w:t xml:space="preserve">169 </w:t>
      </w:r>
      <w:sdt>
        <w:sdtPr>
          <w:tag w:val="goog_rdk_72"/>
          <w:id w:val="535158870"/>
        </w:sdtPr>
        <w:sdtContent>
          <w:proofErr w:type="spellStart"/>
          <w:ins w:id="78" w:author="Ramón Perea García-Calvo" w:date="2024-02-06T18:43:00Z">
            <w:r>
              <w:rPr>
                <w:rFonts w:ascii="Times New Roman" w:eastAsia="Times New Roman" w:hAnsi="Times New Roman" w:cs="Times New Roman"/>
                <w:color w:val="000000"/>
                <w:sz w:val="24"/>
                <w:szCs w:val="24"/>
              </w:rPr>
              <w:t>ind</w:t>
            </w:r>
          </w:ins>
        </w:sdtContent>
      </w:sdt>
      <w:sdt>
        <w:sdtPr>
          <w:tag w:val="goog_rdk_73"/>
          <w:id w:val="-1687293016"/>
        </w:sdtPr>
        <w:sdtContent>
          <w:del w:id="79" w:author="Ramón Perea García-Calvo" w:date="2024-02-06T18:43:00Z">
            <w:r>
              <w:rPr>
                <w:rFonts w:ascii="Times New Roman" w:eastAsia="Times New Roman" w:hAnsi="Times New Roman" w:cs="Times New Roman"/>
                <w:color w:val="000000"/>
                <w:sz w:val="24"/>
                <w:szCs w:val="24"/>
              </w:rPr>
              <w:delText>dee</w:delText>
            </w:r>
          </w:del>
        </w:sdtContent>
      </w:sdt>
      <w:r>
        <w:rPr>
          <w:rFonts w:ascii="Times New Roman" w:eastAsia="Times New Roman" w:hAnsi="Times New Roman" w:cs="Times New Roman"/>
          <w:color w:val="000000"/>
          <w:sz w:val="24"/>
          <w:szCs w:val="24"/>
        </w:rPr>
        <w:t>r</w:t>
      </w:r>
      <w:proofErr w:type="spellEnd"/>
      <w:r>
        <w:rPr>
          <w:rFonts w:ascii="Times New Roman" w:eastAsia="Times New Roman" w:hAnsi="Times New Roman" w:cs="Times New Roman"/>
          <w:color w:val="000000"/>
          <w:sz w:val="24"/>
          <w:szCs w:val="24"/>
        </w:rPr>
        <w:t>/km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equivalent to </w:t>
      </w:r>
      <w:sdt>
        <w:sdtPr>
          <w:tag w:val="goog_rdk_74"/>
          <w:id w:val="-285966416"/>
        </w:sdtPr>
        <w:sdtContent>
          <w:ins w:id="80" w:author="Ramón Perea García-Calvo" w:date="2024-02-06T19:24:00Z">
            <w:r>
              <w:rPr>
                <w:rFonts w:ascii="Times New Roman" w:eastAsia="Times New Roman" w:hAnsi="Times New Roman" w:cs="Times New Roman"/>
                <w:color w:val="000000"/>
                <w:sz w:val="24"/>
                <w:szCs w:val="24"/>
              </w:rPr>
              <w:t>90-</w:t>
            </w:r>
          </w:ins>
        </w:sdtContent>
      </w:sdt>
      <w:r>
        <w:rPr>
          <w:rFonts w:ascii="Times New Roman" w:eastAsia="Times New Roman" w:hAnsi="Times New Roman" w:cs="Times New Roman"/>
          <w:color w:val="000000"/>
          <w:sz w:val="24"/>
          <w:szCs w:val="24"/>
        </w:rPr>
        <w:t>113 deer/km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of a standard population) (Figure S</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and the </w:t>
      </w:r>
      <w:r>
        <w:rPr>
          <w:rFonts w:ascii="Times New Roman" w:eastAsia="Times New Roman" w:hAnsi="Times New Roman" w:cs="Times New Roman"/>
          <w:sz w:val="24"/>
          <w:szCs w:val="24"/>
        </w:rPr>
        <w:t>control enclosure (no deer)</w:t>
      </w:r>
      <w:r>
        <w:rPr>
          <w:rFonts w:ascii="Times New Roman" w:eastAsia="Times New Roman" w:hAnsi="Times New Roman" w:cs="Times New Roman"/>
          <w:color w:val="000000"/>
          <w:sz w:val="24"/>
          <w:szCs w:val="24"/>
        </w:rPr>
        <w:t>.</w:t>
      </w:r>
      <w:sdt>
        <w:sdtPr>
          <w:tag w:val="goog_rdk_75"/>
          <w:id w:val="-624612588"/>
        </w:sdtPr>
        <w:sdtContent>
          <w:ins w:id="81" w:author="Ramón Perea García-Calvo" w:date="2024-02-06T19:27:00Z">
            <w:r>
              <w:rPr>
                <w:rFonts w:ascii="Times New Roman" w:eastAsia="Times New Roman" w:hAnsi="Times New Roman" w:cs="Times New Roman"/>
                <w:color w:val="000000"/>
                <w:sz w:val="24"/>
                <w:szCs w:val="24"/>
              </w:rPr>
              <w:t xml:space="preserve"> </w:t>
            </w:r>
          </w:ins>
        </w:sdtContent>
      </w:sdt>
      <w:sdt>
        <w:sdtPr>
          <w:tag w:val="goog_rdk_76"/>
          <w:id w:val="-414629454"/>
        </w:sdtPr>
        <w:sdtContent>
          <w:del w:id="82" w:author="Ramón Perea García-Calvo" w:date="2024-02-06T19:27:00Z">
            <w:r>
              <w:rPr>
                <w:rFonts w:ascii="Times New Roman" w:eastAsia="Times New Roman" w:hAnsi="Times New Roman" w:cs="Times New Roman"/>
                <w:color w:val="000000"/>
                <w:sz w:val="24"/>
                <w:szCs w:val="24"/>
              </w:rPr>
              <w:delText xml:space="preserve"> </w:delText>
            </w:r>
          </w:del>
        </w:sdtContent>
      </w:sdt>
      <w:sdt>
        <w:sdtPr>
          <w:tag w:val="goog_rdk_77"/>
          <w:id w:val="-1464425651"/>
        </w:sdtPr>
        <w:sdtContent>
          <w:ins w:id="83" w:author="carlos" w:date="2024-02-11T15:11:00Z">
            <w:r>
              <w:rPr>
                <w:rFonts w:ascii="Times New Roman" w:eastAsia="Times New Roman" w:hAnsi="Times New Roman" w:cs="Times New Roman"/>
                <w:color w:val="000000"/>
                <w:sz w:val="24"/>
                <w:szCs w:val="24"/>
              </w:rPr>
              <w:t>). The control recreates a management scenario commonly used to preserve vegetation in protected areas</w:t>
            </w:r>
          </w:ins>
        </w:sdtContent>
      </w:sdt>
      <w:sdt>
        <w:sdtPr>
          <w:tag w:val="goog_rdk_78"/>
          <w:id w:val="458003188"/>
        </w:sdtPr>
        <w:sdtContent>
          <w:del w:id="84" w:author="carlos" w:date="2024-02-11T15:11:00Z">
            <w:r>
              <w:rPr>
                <w:rFonts w:ascii="Times New Roman" w:eastAsia="Times New Roman" w:hAnsi="Times New Roman" w:cs="Times New Roman"/>
                <w:color w:val="000000"/>
                <w:sz w:val="24"/>
                <w:szCs w:val="24"/>
              </w:rPr>
              <w:delText>The control treatment followed 1</w:delText>
            </w:r>
            <w:r>
              <w:rPr>
                <w:rFonts w:ascii="Times New Roman" w:eastAsia="Times New Roman" w:hAnsi="Times New Roman" w:cs="Times New Roman"/>
                <w:sz w:val="24"/>
                <w:szCs w:val="24"/>
              </w:rPr>
              <w:delText>1</w:delText>
            </w:r>
            <w:r>
              <w:rPr>
                <w:rFonts w:ascii="Times New Roman" w:eastAsia="Times New Roman" w:hAnsi="Times New Roman" w:cs="Times New Roman"/>
                <w:color w:val="000000"/>
                <w:sz w:val="24"/>
                <w:szCs w:val="24"/>
              </w:rPr>
              <w:delText xml:space="preserve"> years of natural de</w:delText>
            </w:r>
            <w:r>
              <w:rPr>
                <w:rFonts w:ascii="Times New Roman" w:eastAsia="Times New Roman" w:hAnsi="Times New Roman" w:cs="Times New Roman"/>
                <w:sz w:val="24"/>
                <w:szCs w:val="24"/>
              </w:rPr>
              <w:delText>er densities, at ~10 deer/km</w:delText>
            </w:r>
            <w:r>
              <w:rPr>
                <w:rFonts w:ascii="Times New Roman" w:eastAsia="Times New Roman" w:hAnsi="Times New Roman" w:cs="Times New Roman"/>
                <w:sz w:val="24"/>
                <w:szCs w:val="24"/>
                <w:vertAlign w:val="superscript"/>
              </w:rPr>
              <w:delText>2</w:delText>
            </w:r>
          </w:del>
        </w:sdtContent>
      </w:sdt>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high density</w:t>
      </w:r>
      <w:proofErr w:type="gramEnd"/>
      <w:r>
        <w:rPr>
          <w:rFonts w:ascii="Times New Roman" w:eastAsia="Times New Roman" w:hAnsi="Times New Roman" w:cs="Times New Roman"/>
          <w:color w:val="000000"/>
          <w:sz w:val="24"/>
          <w:szCs w:val="24"/>
        </w:rPr>
        <w:t xml:space="preserve"> treatment mimics the situation of many natural areas from </w:t>
      </w:r>
      <w:r>
        <w:rPr>
          <w:rFonts w:ascii="Times New Roman" w:eastAsia="Times New Roman" w:hAnsi="Times New Roman" w:cs="Times New Roman"/>
          <w:sz w:val="24"/>
          <w:szCs w:val="24"/>
        </w:rPr>
        <w:t>Iberia</w:t>
      </w:r>
      <w:r>
        <w:rPr>
          <w:rFonts w:ascii="Times New Roman" w:eastAsia="Times New Roman" w:hAnsi="Times New Roman" w:cs="Times New Roman"/>
          <w:color w:val="000000"/>
          <w:sz w:val="24"/>
          <w:szCs w:val="24"/>
        </w:rPr>
        <w:t xml:space="preserve"> (&gt; 30 deer/km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Vicente et al., 2007; Perea et al, 2014), central Europe (Borkowski et al., 2019) or other areas of America where red de</w:t>
      </w:r>
      <w:r>
        <w:rPr>
          <w:rFonts w:ascii="Times New Roman" w:eastAsia="Times New Roman" w:hAnsi="Times New Roman" w:cs="Times New Roman"/>
          <w:sz w:val="24"/>
          <w:szCs w:val="24"/>
        </w:rPr>
        <w:t xml:space="preserve">er have </w:t>
      </w:r>
      <w:r>
        <w:rPr>
          <w:rFonts w:ascii="Times New Roman" w:eastAsia="Times New Roman" w:hAnsi="Times New Roman" w:cs="Times New Roman"/>
          <w:color w:val="000000"/>
          <w:sz w:val="24"/>
          <w:szCs w:val="24"/>
        </w:rPr>
        <w:t xml:space="preserve">been introduced (Charro et al., 2018). The hyper density treatment simulates a typical commercial and </w:t>
      </w:r>
      <w:proofErr w:type="gramStart"/>
      <w:r>
        <w:rPr>
          <w:rFonts w:ascii="Times New Roman" w:eastAsia="Times New Roman" w:hAnsi="Times New Roman" w:cs="Times New Roman"/>
          <w:color w:val="000000"/>
          <w:sz w:val="24"/>
          <w:szCs w:val="24"/>
        </w:rPr>
        <w:t>intensively-managed</w:t>
      </w:r>
      <w:proofErr w:type="gramEnd"/>
      <w:r>
        <w:rPr>
          <w:rFonts w:ascii="Times New Roman" w:eastAsia="Times New Roman" w:hAnsi="Times New Roman" w:cs="Times New Roman"/>
          <w:color w:val="000000"/>
          <w:sz w:val="24"/>
          <w:szCs w:val="24"/>
        </w:rPr>
        <w:t xml:space="preserve"> game estate of Central and Southern </w:t>
      </w:r>
      <w:r>
        <w:rPr>
          <w:rFonts w:ascii="Times New Roman" w:eastAsia="Times New Roman" w:hAnsi="Times New Roman" w:cs="Times New Roman"/>
          <w:sz w:val="24"/>
          <w:szCs w:val="24"/>
        </w:rPr>
        <w:t>Iberia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&gt;</w:t>
      </w:r>
      <w:r>
        <w:rPr>
          <w:rFonts w:ascii="Times New Roman" w:eastAsia="Times New Roman" w:hAnsi="Times New Roman" w:cs="Times New Roman"/>
          <w:color w:val="000000"/>
          <w:sz w:val="24"/>
          <w:szCs w:val="24"/>
        </w:rPr>
        <w:t xml:space="preserve"> 90 deer/km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Azorit</w:t>
      </w:r>
      <w:proofErr w:type="spellEnd"/>
      <w:r>
        <w:rPr>
          <w:rFonts w:ascii="Times New Roman" w:eastAsia="Times New Roman" w:hAnsi="Times New Roman" w:cs="Times New Roman"/>
          <w:color w:val="000000"/>
          <w:sz w:val="24"/>
          <w:szCs w:val="24"/>
        </w:rPr>
        <w:t xml:space="preserve"> et al., 2012a</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Acevedo et al., 2008). T</w:t>
      </w:r>
      <w:r>
        <w:rPr>
          <w:rFonts w:ascii="Times New Roman" w:eastAsia="Times New Roman" w:hAnsi="Times New Roman" w:cs="Times New Roman"/>
          <w:sz w:val="24"/>
          <w:szCs w:val="24"/>
        </w:rPr>
        <w:t xml:space="preserve">hese high and hyper densities of </w:t>
      </w:r>
      <w:r>
        <w:rPr>
          <w:rFonts w:ascii="Times New Roman" w:eastAsia="Times New Roman" w:hAnsi="Times New Roman" w:cs="Times New Roman"/>
          <w:sz w:val="24"/>
          <w:szCs w:val="24"/>
        </w:rPr>
        <w:lastRenderedPageBreak/>
        <w:t>deer are also common in North America for white-</w:t>
      </w:r>
      <w:proofErr w:type="spellStart"/>
      <w:r>
        <w:rPr>
          <w:rFonts w:ascii="Times New Roman" w:eastAsia="Times New Roman" w:hAnsi="Times New Roman" w:cs="Times New Roman"/>
          <w:sz w:val="24"/>
          <w:szCs w:val="24"/>
        </w:rPr>
        <w:t>taile</w:t>
      </w:r>
      <w:proofErr w:type="spellEnd"/>
      <w:r>
        <w:rPr>
          <w:rFonts w:ascii="Times New Roman" w:eastAsia="Times New Roman" w:hAnsi="Times New Roman" w:cs="Times New Roman"/>
          <w:sz w:val="24"/>
          <w:szCs w:val="24"/>
        </w:rPr>
        <w:t xml:space="preserve"> deer (</w:t>
      </w:r>
      <w:r>
        <w:rPr>
          <w:rFonts w:ascii="Times New Roman" w:eastAsia="Times New Roman" w:hAnsi="Times New Roman" w:cs="Times New Roman"/>
          <w:i/>
          <w:sz w:val="24"/>
          <w:szCs w:val="24"/>
        </w:rPr>
        <w:t>Odocoileus virginianus</w:t>
      </w:r>
      <w:r>
        <w:rPr>
          <w:rFonts w:ascii="Times New Roman" w:eastAsia="Times New Roman" w:hAnsi="Times New Roman" w:cs="Times New Roman"/>
          <w:sz w:val="24"/>
          <w:szCs w:val="24"/>
        </w:rPr>
        <w:t>) (Kie &amp; Bowyer, 1999; Williams et al., 2013)</w:t>
      </w:r>
      <w:r>
        <w:rPr>
          <w:rFonts w:ascii="Times New Roman" w:eastAsia="Times New Roman" w:hAnsi="Times New Roman" w:cs="Times New Roman"/>
          <w:color w:val="000000"/>
          <w:sz w:val="24"/>
          <w:szCs w:val="24"/>
        </w:rPr>
        <w:t xml:space="preserve">. </w:t>
      </w:r>
    </w:p>
    <w:p w14:paraId="00000035" w14:textId="77777777" w:rsidR="000E09D1" w:rsidRDefault="000E09D1">
      <w:pPr>
        <w:tabs>
          <w:tab w:val="left" w:pos="2868"/>
        </w:tabs>
        <w:spacing w:line="480" w:lineRule="auto"/>
        <w:jc w:val="both"/>
        <w:rPr>
          <w:rFonts w:ascii="Times New Roman" w:eastAsia="Times New Roman" w:hAnsi="Times New Roman" w:cs="Times New Roman"/>
          <w:sz w:val="24"/>
          <w:szCs w:val="24"/>
        </w:rPr>
      </w:pPr>
    </w:p>
    <w:p w14:paraId="00000036" w14:textId="77777777" w:rsidR="000E09D1" w:rsidRDefault="000E09D1">
      <w:pPr>
        <w:tabs>
          <w:tab w:val="left" w:pos="2868"/>
        </w:tabs>
        <w:spacing w:line="480" w:lineRule="auto"/>
        <w:jc w:val="both"/>
        <w:rPr>
          <w:rFonts w:ascii="Times New Roman" w:eastAsia="Times New Roman" w:hAnsi="Times New Roman" w:cs="Times New Roman"/>
          <w:sz w:val="24"/>
          <w:szCs w:val="24"/>
        </w:rPr>
      </w:pPr>
    </w:p>
    <w:p w14:paraId="00000037" w14:textId="77777777" w:rsidR="000E09D1" w:rsidRDefault="00000000">
      <w:pPr>
        <w:tabs>
          <w:tab w:val="left" w:pos="2868"/>
        </w:tabs>
        <w:spacing w:line="480" w:lineRule="auto"/>
        <w:jc w:val="both"/>
        <w:rPr>
          <w:rFonts w:ascii="Times New Roman" w:eastAsia="Times New Roman" w:hAnsi="Times New Roman" w:cs="Times New Roman"/>
          <w:i/>
          <w:sz w:val="24"/>
          <w:szCs w:val="24"/>
          <w:highlight w:val="cyan"/>
        </w:rPr>
      </w:pPr>
      <w:r>
        <w:rPr>
          <w:rFonts w:ascii="Times New Roman" w:eastAsia="Times New Roman" w:hAnsi="Times New Roman" w:cs="Times New Roman"/>
          <w:i/>
          <w:sz w:val="24"/>
          <w:szCs w:val="24"/>
          <w:highlight w:val="cyan"/>
        </w:rPr>
        <w:t>Herbivory and pollinator surveys</w:t>
      </w:r>
    </w:p>
    <w:p w14:paraId="00000038" w14:textId="77777777" w:rsidR="000E09D1" w:rsidRDefault="00000000">
      <w:pPr>
        <w:spacing w:line="480" w:lineRule="auto"/>
        <w:jc w:val="both"/>
        <w:rPr>
          <w:rFonts w:ascii="Times New Roman" w:eastAsia="Times New Roman" w:hAnsi="Times New Roman" w:cs="Times New Roman"/>
          <w:sz w:val="24"/>
          <w:szCs w:val="24"/>
        </w:rPr>
      </w:pPr>
      <w:sdt>
        <w:sdtPr>
          <w:tag w:val="goog_rdk_80"/>
          <w:id w:val="-361353204"/>
        </w:sdtPr>
        <w:sdtContent>
          <w:del w:id="85" w:author="Juancho “Juan A. Calleja Alarcón” Calleja" w:date="2024-02-10T18:17:00Z">
            <w:r>
              <w:rPr>
                <w:rFonts w:ascii="Times New Roman" w:eastAsia="Times New Roman" w:hAnsi="Times New Roman" w:cs="Times New Roman"/>
                <w:sz w:val="24"/>
                <w:szCs w:val="24"/>
                <w:highlight w:val="yellow"/>
              </w:rPr>
              <w:delText xml:space="preserve">As stated before, </w:delText>
            </w:r>
          </w:del>
        </w:sdtContent>
      </w:sdt>
      <w:sdt>
        <w:sdtPr>
          <w:tag w:val="goog_rdk_81"/>
          <w:id w:val="1354224713"/>
        </w:sdtPr>
        <w:sdtContent>
          <w:customXmlInsRangeStart w:id="86" w:author="Juancho “Juan A. Calleja Alarcón” Calleja" w:date="2024-02-10T18:17:00Z"/>
          <w:sdt>
            <w:sdtPr>
              <w:tag w:val="goog_rdk_82"/>
              <w:id w:val="-1740937622"/>
            </w:sdtPr>
            <w:sdtContent>
              <w:customXmlInsRangeEnd w:id="86"/>
              <w:ins w:id="87" w:author="Juancho “Juan A. Calleja Alarcón” Calleja" w:date="2024-02-10T18:17:00Z">
                <w:del w:id="88" w:author="Juancho “Juan A. Calleja Alarcón” Calleja" w:date="2024-02-10T18:17:00Z">
                  <w:r>
                    <w:rPr>
                      <w:rFonts w:ascii="Times New Roman" w:eastAsia="Times New Roman" w:hAnsi="Times New Roman" w:cs="Times New Roman"/>
                      <w:sz w:val="24"/>
                      <w:szCs w:val="24"/>
                      <w:highlight w:val="yellow"/>
                    </w:rPr>
                    <w:delText>T</w:delText>
                  </w:r>
                </w:del>
              </w:ins>
              <w:customXmlInsRangeStart w:id="89" w:author="Juancho “Juan A. Calleja Alarcón” Calleja" w:date="2024-02-10T18:17:00Z"/>
            </w:sdtContent>
          </w:sdt>
          <w:customXmlInsRangeEnd w:id="89"/>
        </w:sdtContent>
      </w:sdt>
      <w:sdt>
        <w:sdtPr>
          <w:tag w:val="goog_rdk_83"/>
          <w:id w:val="1812828344"/>
        </w:sdtPr>
        <w:sdtContent>
          <w:del w:id="90" w:author="Juancho “Juan A. Calleja Alarcón” Calleja" w:date="2024-02-10T18:17:00Z">
            <w:r>
              <w:rPr>
                <w:rFonts w:ascii="Times New Roman" w:eastAsia="Times New Roman" w:hAnsi="Times New Roman" w:cs="Times New Roman"/>
                <w:sz w:val="24"/>
                <w:szCs w:val="24"/>
                <w:highlight w:val="yellow"/>
              </w:rPr>
              <w:delText>t</w:delText>
            </w:r>
          </w:del>
        </w:sdtContent>
      </w:sdt>
      <w:r>
        <w:rPr>
          <w:rFonts w:ascii="Times New Roman" w:eastAsia="Times New Roman" w:hAnsi="Times New Roman" w:cs="Times New Roman"/>
          <w:sz w:val="24"/>
          <w:szCs w:val="24"/>
          <w:highlight w:val="yellow"/>
        </w:rPr>
        <w:t>he magnitude of the experiment prevented us from generating spatial replicates</w:t>
      </w:r>
      <w:sdt>
        <w:sdtPr>
          <w:tag w:val="goog_rdk_84"/>
          <w:id w:val="952213996"/>
        </w:sdtPr>
        <w:sdtContent>
          <w:ins w:id="91" w:author="Juancho “Juan A. Calleja Alarcón” Calleja" w:date="2024-02-10T18:17:00Z">
            <w:r>
              <w:rPr>
                <w:rFonts w:ascii="Times New Roman" w:eastAsia="Times New Roman" w:hAnsi="Times New Roman" w:cs="Times New Roman"/>
                <w:sz w:val="24"/>
                <w:szCs w:val="24"/>
                <w:highlight w:val="yellow"/>
              </w:rPr>
              <w:t xml:space="preserve"> (As stated before)</w:t>
            </w:r>
          </w:ins>
        </w:sdtContent>
      </w:sdt>
      <w:r>
        <w:rPr>
          <w:rFonts w:ascii="Times New Roman" w:eastAsia="Times New Roman" w:hAnsi="Times New Roman" w:cs="Times New Roman"/>
          <w:sz w:val="24"/>
          <w:szCs w:val="24"/>
          <w:highlight w:val="yellow"/>
        </w:rPr>
        <w:t xml:space="preserve">. That is, we have one truly independent plot -enclosure- per treatment. However, </w:t>
      </w:r>
      <w:proofErr w:type="gramStart"/>
      <w:r>
        <w:rPr>
          <w:rFonts w:ascii="Times New Roman" w:eastAsia="Times New Roman" w:hAnsi="Times New Roman" w:cs="Times New Roman"/>
          <w:sz w:val="24"/>
          <w:szCs w:val="24"/>
          <w:highlight w:val="yellow"/>
        </w:rPr>
        <w:t>in order to</w:t>
      </w:r>
      <w:proofErr w:type="gramEnd"/>
      <w:r>
        <w:rPr>
          <w:rFonts w:ascii="Times New Roman" w:eastAsia="Times New Roman" w:hAnsi="Times New Roman" w:cs="Times New Roman"/>
          <w:sz w:val="24"/>
          <w:szCs w:val="24"/>
          <w:highlight w:val="yellow"/>
        </w:rPr>
        <w:t xml:space="preserve"> address our questions while maintaining scientific rigor, we included as much variability as possible, following these </w:t>
      </w:r>
      <w:proofErr w:type="spellStart"/>
      <w:r>
        <w:rPr>
          <w:rFonts w:ascii="Times New Roman" w:eastAsia="Times New Roman" w:hAnsi="Times New Roman" w:cs="Times New Roman"/>
          <w:sz w:val="24"/>
          <w:szCs w:val="24"/>
          <w:highlight w:val="yellow"/>
        </w:rPr>
        <w:t>spatio</w:t>
      </w:r>
      <w:proofErr w:type="spellEnd"/>
      <w:r>
        <w:rPr>
          <w:rFonts w:ascii="Times New Roman" w:eastAsia="Times New Roman" w:hAnsi="Times New Roman" w:cs="Times New Roman"/>
          <w:sz w:val="24"/>
          <w:szCs w:val="24"/>
          <w:highlight w:val="yellow"/>
        </w:rPr>
        <w:t xml:space="preserve">-temporal replications: 1) we set three transects per treatment; and 2) we surveyed each treatment for three days. Thus, in </w:t>
      </w:r>
      <w:r>
        <w:rPr>
          <w:rFonts w:ascii="Times New Roman" w:eastAsia="Times New Roman" w:hAnsi="Times New Roman" w:cs="Times New Roman"/>
          <w:sz w:val="24"/>
          <w:szCs w:val="24"/>
        </w:rPr>
        <w:t xml:space="preserve">each enclosure we established three 50 m </w:t>
      </w:r>
      <w:proofErr w:type="gramStart"/>
      <w:r>
        <w:rPr>
          <w:rFonts w:ascii="Times New Roman" w:eastAsia="Times New Roman" w:hAnsi="Times New Roman" w:cs="Times New Roman"/>
          <w:sz w:val="24"/>
          <w:szCs w:val="24"/>
        </w:rPr>
        <w:t>transects ,</w:t>
      </w:r>
      <w:proofErr w:type="gramEnd"/>
      <w:r>
        <w:rPr>
          <w:rFonts w:ascii="Times New Roman" w:eastAsia="Times New Roman" w:hAnsi="Times New Roman" w:cs="Times New Roman"/>
          <w:sz w:val="24"/>
          <w:szCs w:val="24"/>
        </w:rPr>
        <w:t xml:space="preserve"> 2 m wide (Figure S2),located within the scrubland (N-S direction). The set of transects encompass all the floral variability present in the enclosure (abundant, patchy-distributed, and rare species), while maximizing the independence among treatments. Main floral resources in the study period included </w:t>
      </w:r>
      <w:r>
        <w:rPr>
          <w:rFonts w:ascii="Times New Roman" w:eastAsia="Times New Roman" w:hAnsi="Times New Roman" w:cs="Times New Roman"/>
          <w:i/>
          <w:sz w:val="24"/>
          <w:szCs w:val="24"/>
        </w:rPr>
        <w:t>Cistus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sz w:val="24"/>
          <w:szCs w:val="24"/>
        </w:rPr>
        <w:t xml:space="preserve"> </w:t>
      </w:r>
      <w:sdt>
        <w:sdtPr>
          <w:tag w:val="goog_rdk_85"/>
          <w:id w:val="1028538040"/>
        </w:sdtPr>
        <w:sdtContent>
          <w:commentRangeStart w:id="92"/>
        </w:sdtContent>
      </w:sdt>
      <w:sdt>
        <w:sdtPr>
          <w:tag w:val="goog_rdk_86"/>
          <w:id w:val="1561208649"/>
        </w:sdtPr>
        <w:sdtContent>
          <w:commentRangeStart w:id="93"/>
        </w:sdtContent>
      </w:sdt>
      <w:sdt>
        <w:sdtPr>
          <w:tag w:val="goog_rdk_87"/>
          <w:id w:val="1852913223"/>
        </w:sdtPr>
        <w:sdtContent>
          <w:commentRangeStart w:id="94"/>
        </w:sdtContent>
      </w:sdt>
      <w:sdt>
        <w:sdtPr>
          <w:tag w:val="goog_rdk_88"/>
          <w:id w:val="-1889713306"/>
        </w:sdtPr>
        <w:sdtContent>
          <w:commentRangeStart w:id="95"/>
        </w:sdtContent>
      </w:sdt>
      <w:r>
        <w:rPr>
          <w:rFonts w:ascii="Times New Roman" w:eastAsia="Times New Roman" w:hAnsi="Times New Roman" w:cs="Times New Roman"/>
          <w:sz w:val="24"/>
          <w:szCs w:val="24"/>
        </w:rPr>
        <w:t xml:space="preserve">(dominant woody species according to our </w:t>
      </w:r>
      <w:sdt>
        <w:sdtPr>
          <w:tag w:val="goog_rdk_89"/>
          <w:id w:val="-37131366"/>
        </w:sdtPr>
        <w:sdtContent>
          <w:del w:id="96" w:author="carlos" w:date="2024-02-08T09:45:00Z">
            <w:r>
              <w:rPr>
                <w:rFonts w:ascii="Times New Roman" w:eastAsia="Times New Roman" w:hAnsi="Times New Roman" w:cs="Times New Roman"/>
                <w:sz w:val="24"/>
                <w:szCs w:val="24"/>
              </w:rPr>
              <w:delText xml:space="preserve">plant species richness and </w:delText>
            </w:r>
          </w:del>
        </w:sdtContent>
      </w:sdt>
      <w:sdt>
        <w:sdtPr>
          <w:tag w:val="goog_rdk_90"/>
          <w:id w:val="1304511474"/>
        </w:sdtPr>
        <w:sdtContent>
          <w:ins w:id="97" w:author="Juancho “Juan A. Calleja Alarcón” Calleja" w:date="2024-02-10T21:01:00Z">
            <w:r>
              <w:rPr>
                <w:rFonts w:ascii="Times New Roman" w:eastAsia="Times New Roman" w:hAnsi="Times New Roman" w:cs="Times New Roman"/>
                <w:sz w:val="24"/>
                <w:szCs w:val="24"/>
              </w:rPr>
              <w:t xml:space="preserve">woody </w:t>
            </w:r>
          </w:ins>
        </w:sdtContent>
      </w:sdt>
      <w:sdt>
        <w:sdtPr>
          <w:tag w:val="goog_rdk_91"/>
          <w:id w:val="-6288920"/>
        </w:sdtPr>
        <w:sdtContent>
          <w:ins w:id="98" w:author="carlos" w:date="2024-02-08T09:45:00Z">
            <w:r>
              <w:rPr>
                <w:rFonts w:ascii="Times New Roman" w:eastAsia="Times New Roman" w:hAnsi="Times New Roman" w:cs="Times New Roman"/>
                <w:sz w:val="24"/>
                <w:szCs w:val="24"/>
              </w:rPr>
              <w:t xml:space="preserve">plant species </w:t>
            </w:r>
          </w:ins>
        </w:sdtContent>
      </w:sdt>
      <w:r>
        <w:rPr>
          <w:rFonts w:ascii="Times New Roman" w:eastAsia="Times New Roman" w:hAnsi="Times New Roman" w:cs="Times New Roman"/>
          <w:sz w:val="24"/>
          <w:szCs w:val="24"/>
        </w:rPr>
        <w:t xml:space="preserve">coverage </w:t>
      </w:r>
      <w:sdt>
        <w:sdtPr>
          <w:tag w:val="goog_rdk_92"/>
          <w:id w:val="1507099165"/>
        </w:sdtPr>
        <w:sdtContent>
          <w:ins w:id="99" w:author="carlos" w:date="2024-02-08T09:45:00Z">
            <w:r>
              <w:rPr>
                <w:rFonts w:ascii="Times New Roman" w:eastAsia="Times New Roman" w:hAnsi="Times New Roman" w:cs="Times New Roman"/>
                <w:sz w:val="24"/>
                <w:szCs w:val="24"/>
              </w:rPr>
              <w:t xml:space="preserve">and flower </w:t>
            </w:r>
          </w:ins>
        </w:sdtContent>
      </w:sdt>
      <w:r>
        <w:rPr>
          <w:rFonts w:ascii="Times New Roman" w:eastAsia="Times New Roman" w:hAnsi="Times New Roman" w:cs="Times New Roman"/>
          <w:sz w:val="24"/>
          <w:szCs w:val="24"/>
        </w:rPr>
        <w:t>surveys</w:t>
      </w:r>
      <w:sdt>
        <w:sdtPr>
          <w:tag w:val="goog_rdk_93"/>
          <w:id w:val="-293056284"/>
        </w:sdtPr>
        <w:sdtContent>
          <w:ins w:id="100" w:author="Juancho “Juan A. Calleja Alarcón” Calleja" w:date="2024-02-10T21:02:00Z">
            <w:r>
              <w:rPr>
                <w:rFonts w:ascii="Times New Roman" w:eastAsia="Times New Roman" w:hAnsi="Times New Roman" w:cs="Times New Roman"/>
                <w:sz w:val="24"/>
                <w:szCs w:val="24"/>
              </w:rPr>
              <w:t>, Table SX</w:t>
            </w:r>
          </w:ins>
        </w:sdtContent>
      </w:sdt>
      <w:r>
        <w:rPr>
          <w:rFonts w:ascii="Times New Roman" w:eastAsia="Times New Roman" w:hAnsi="Times New Roman" w:cs="Times New Roman"/>
          <w:sz w:val="24"/>
          <w:szCs w:val="24"/>
        </w:rPr>
        <w:t>)</w:t>
      </w:r>
      <w:commentRangeEnd w:id="92"/>
      <w:r>
        <w:commentReference w:id="92"/>
      </w:r>
      <w:commentRangeEnd w:id="93"/>
      <w:r>
        <w:commentReference w:id="93"/>
      </w:r>
      <w:commentRangeEnd w:id="94"/>
      <w:r>
        <w:commentReference w:id="94"/>
      </w:r>
      <w:commentRangeEnd w:id="95"/>
      <w:r>
        <w:commentReference w:id="95"/>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Cistaceae</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Lamiaceae</w:t>
      </w:r>
      <w:proofErr w:type="spellEnd"/>
      <w:r>
        <w:rPr>
          <w:rFonts w:ascii="Times New Roman" w:eastAsia="Times New Roman" w:hAnsi="Times New Roman" w:cs="Times New Roman"/>
          <w:sz w:val="24"/>
          <w:szCs w:val="24"/>
        </w:rPr>
        <w:t>) (subdominant species</w:t>
      </w:r>
      <w:sdt>
        <w:sdtPr>
          <w:tag w:val="goog_rdk_94"/>
          <w:id w:val="1716082016"/>
        </w:sdtPr>
        <w:sdtContent>
          <w:ins w:id="101" w:author="Juancho “Juan A. Calleja Alarcón” Calleja" w:date="2024-02-10T21:02:00Z">
            <w:r>
              <w:rPr>
                <w:rFonts w:ascii="Times New Roman" w:eastAsia="Times New Roman" w:hAnsi="Times New Roman" w:cs="Times New Roman"/>
                <w:sz w:val="24"/>
                <w:szCs w:val="24"/>
              </w:rPr>
              <w:t xml:space="preserve"> Table SX</w:t>
            </w:r>
          </w:ins>
        </w:sdtContent>
      </w:sdt>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presented a dense, continuous distribution along the scrubland, whereas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w:t>
      </w:r>
      <w:sdt>
        <w:sdtPr>
          <w:tag w:val="goog_rdk_95"/>
          <w:id w:val="-1662073983"/>
        </w:sdtPr>
        <w:sdtContent>
          <w:ins w:id="102" w:author="carlos" w:date="2024-02-11T14:21:00Z">
            <w:r>
              <w:rPr>
                <w:rFonts w:ascii="Times New Roman" w:eastAsia="Times New Roman" w:hAnsi="Times New Roman" w:cs="Times New Roman"/>
                <w:i/>
                <w:sz w:val="24"/>
                <w:szCs w:val="24"/>
              </w:rPr>
              <w:t>t</w:t>
            </w:r>
          </w:ins>
        </w:sdtContent>
      </w:sdt>
      <w:r>
        <w:rPr>
          <w:rFonts w:ascii="Times New Roman" w:eastAsia="Times New Roman" w:hAnsi="Times New Roman" w:cs="Times New Roman"/>
          <w:i/>
          <w:sz w:val="24"/>
          <w:szCs w:val="24"/>
        </w:rPr>
        <w: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had scattered individuals in patches. These three species (including all their individuals) will be hereafter referred to as focal plants. Because of the process studied, plants and pollinators of the transects make </w:t>
      </w:r>
      <w:proofErr w:type="gramStart"/>
      <w:r>
        <w:rPr>
          <w:rFonts w:ascii="Times New Roman" w:eastAsia="Times New Roman" w:hAnsi="Times New Roman" w:cs="Times New Roman"/>
          <w:sz w:val="24"/>
          <w:szCs w:val="24"/>
        </w:rPr>
        <w:t>up  a</w:t>
      </w:r>
      <w:proofErr w:type="gramEnd"/>
      <w:r>
        <w:rPr>
          <w:rFonts w:ascii="Times New Roman" w:eastAsia="Times New Roman" w:hAnsi="Times New Roman" w:cs="Times New Roman"/>
          <w:sz w:val="24"/>
          <w:szCs w:val="24"/>
        </w:rPr>
        <w:t xml:space="preserve"> single community, so for each survey, data from the three transects were pooled together.</w:t>
      </w:r>
    </w:p>
    <w:p w14:paraId="0000003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surveyed at the flowering peak of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which lasts about 14 days, from May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to May 26</w:t>
      </w:r>
      <w:r>
        <w:rPr>
          <w:rFonts w:ascii="Times New Roman" w:eastAsia="Times New Roman" w:hAnsi="Times New Roman" w:cs="Times New Roman"/>
          <w:sz w:val="24"/>
          <w:szCs w:val="24"/>
          <w:vertAlign w:val="superscript"/>
        </w:rPr>
        <w:t>th</w:t>
      </w:r>
      <w:proofErr w:type="gramStart"/>
      <w:r>
        <w:rPr>
          <w:rFonts w:ascii="Times New Roman" w:eastAsia="Times New Roman" w:hAnsi="Times New Roman" w:cs="Times New Roman"/>
          <w:sz w:val="24"/>
          <w:szCs w:val="24"/>
        </w:rPr>
        <w:t xml:space="preserve"> 2021</w:t>
      </w:r>
      <w:proofErr w:type="gramEnd"/>
      <w:r>
        <w:rPr>
          <w:rFonts w:ascii="Times New Roman" w:eastAsia="Times New Roman" w:hAnsi="Times New Roman" w:cs="Times New Roman"/>
          <w:sz w:val="24"/>
          <w:szCs w:val="24"/>
        </w:rPr>
        <w:t xml:space="preserve"> -1 survey/day during 9 days-. We sampled each enclosure in three </w:t>
      </w:r>
      <w:r>
        <w:rPr>
          <w:rFonts w:ascii="Times New Roman" w:eastAsia="Times New Roman" w:hAnsi="Times New Roman" w:cs="Times New Roman"/>
          <w:sz w:val="24"/>
          <w:szCs w:val="24"/>
        </w:rPr>
        <w:lastRenderedPageBreak/>
        <w:t xml:space="preserve">non-consecutive days (three days span from one survey to another), 9 surveys in total. Sampling was carried out between 9 am to 3 pm and under optimal and consistent weather conditions for pollinator activity. We therefore generated three replicates per treatment based on the fact that: 1) temporal variability was very high,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flower communities from the same enclosure were very different from one day to another, with ~75% variation in the abundance of the dominant flowering plant, and ~40% variation in flowering species richness, and 2) because </w:t>
      </w:r>
      <w:r>
        <w:rPr>
          <w:rFonts w:ascii="Times New Roman" w:eastAsia="Times New Roman" w:hAnsi="Times New Roman" w:cs="Times New Roman"/>
          <w:i/>
          <w:sz w:val="24"/>
          <w:szCs w:val="24"/>
        </w:rPr>
        <w:t xml:space="preserve">Cistus </w:t>
      </w:r>
      <w:r>
        <w:rPr>
          <w:rFonts w:ascii="Times New Roman" w:eastAsia="Times New Roman" w:hAnsi="Times New Roman" w:cs="Times New Roman"/>
          <w:sz w:val="24"/>
          <w:szCs w:val="24"/>
        </w:rPr>
        <w:t>spp. flower life-span is 1 day (</w:t>
      </w:r>
      <w:r>
        <w:rPr>
          <w:rFonts w:ascii="Times New Roman" w:eastAsia="Times New Roman" w:hAnsi="Times New Roman" w:cs="Times New Roman"/>
          <w:i/>
          <w:sz w:val="24"/>
          <w:szCs w:val="24"/>
        </w:rPr>
        <w:t xml:space="preserve">e.g. </w:t>
      </w:r>
      <w:r>
        <w:rPr>
          <w:rFonts w:ascii="Times New Roman" w:eastAsia="Times New Roman" w:hAnsi="Times New Roman" w:cs="Times New Roman"/>
          <w:sz w:val="24"/>
          <w:szCs w:val="24"/>
        </w:rPr>
        <w:t>Talavera et al. 1993), flower resampling among surveys was minimal.</w:t>
      </w:r>
    </w:p>
    <w:p w14:paraId="0000003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first survey of each enclosure, deer herbivory on all focal plants was evaluated. Ten individuals of each focal plant evenly distributed along each transect were selected, and the browsing degree of </w:t>
      </w:r>
      <w:proofErr w:type="gramStart"/>
      <w:r>
        <w:rPr>
          <w:rFonts w:ascii="Times New Roman" w:eastAsia="Times New Roman" w:hAnsi="Times New Roman" w:cs="Times New Roman"/>
          <w:sz w:val="24"/>
          <w:szCs w:val="24"/>
        </w:rPr>
        <w:t>each individual</w:t>
      </w:r>
      <w:proofErr w:type="gramEnd"/>
      <w:r>
        <w:rPr>
          <w:rFonts w:ascii="Times New Roman" w:eastAsia="Times New Roman" w:hAnsi="Times New Roman" w:cs="Times New Roman"/>
          <w:sz w:val="24"/>
          <w:szCs w:val="24"/>
        </w:rPr>
        <w:t xml:space="preserve"> (30 in total) was measured following Perea et al. (2015), with a semiquantitative measure of herbivory that ranges from 0 (no browsing evidence) to 5 (maximum browsing intensity).</w:t>
      </w:r>
    </w:p>
    <w:p w14:paraId="0000003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each survey we quantified the number of flowers of all plant species along </w:t>
      </w:r>
      <w:proofErr w:type="gramStart"/>
      <w:r>
        <w:rPr>
          <w:rFonts w:ascii="Times New Roman" w:eastAsia="Times New Roman" w:hAnsi="Times New Roman" w:cs="Times New Roman"/>
          <w:sz w:val="24"/>
          <w:szCs w:val="24"/>
        </w:rPr>
        <w:t>each  transect</w:t>
      </w:r>
      <w:proofErr w:type="gramEnd"/>
      <w:r>
        <w:rPr>
          <w:rFonts w:ascii="Times New Roman" w:eastAsia="Times New Roman" w:hAnsi="Times New Roman" w:cs="Times New Roman"/>
          <w:sz w:val="24"/>
          <w:szCs w:val="24"/>
        </w:rPr>
        <w:t>. Pollinator surveys consisted of several rounds (range 4-6 rounds). In each round we walked along the transect, recording all pollinators contacting the reproductive organs of the flowers. To record an adequate number of interactions, rare plant species were surveyed more frequently.</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4"/>
          <w:szCs w:val="24"/>
        </w:rPr>
        <w:t>Pollinators were identified to the lowest taxonomic rank possible. Some specimens were captured for later identification in the laboratory, where they were either identified to species level or separated into morphospecies of higher taxonomic ranks.</w:t>
      </w:r>
    </w:p>
    <w:p w14:paraId="0000003C"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standardized the information of pollinator surveys and calculated pollinator abundance based on visitation rates and interaction frequencies. The visitation rate was calculated as the number of pollinators recorded on a plant species divided by the number of flowers surveyed of the plant. Interaction frequency was calculated as the visitation </w:t>
      </w:r>
      <w:r>
        <w:rPr>
          <w:rFonts w:ascii="Times New Roman" w:eastAsia="Times New Roman" w:hAnsi="Times New Roman" w:cs="Times New Roman"/>
          <w:sz w:val="24"/>
          <w:szCs w:val="24"/>
        </w:rPr>
        <w:lastRenderedPageBreak/>
        <w:t>rate of each pollinator to a plant species multiplied by the number of flowers of the plant. The abundance of a pollinator is the sum of all the interaction frequencies in which it is involved.</w:t>
      </w:r>
    </w:p>
    <w:p w14:paraId="0000003D" w14:textId="77777777" w:rsidR="000E09D1" w:rsidRDefault="000E09D1">
      <w:pPr>
        <w:spacing w:line="480" w:lineRule="auto"/>
        <w:jc w:val="both"/>
        <w:rPr>
          <w:rFonts w:ascii="Times New Roman" w:eastAsia="Times New Roman" w:hAnsi="Times New Roman" w:cs="Times New Roman"/>
          <w:sz w:val="24"/>
          <w:szCs w:val="24"/>
        </w:rPr>
      </w:pPr>
    </w:p>
    <w:p w14:paraId="0000003E"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analysis</w:t>
      </w:r>
    </w:p>
    <w:p w14:paraId="0000003F"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1. Herbivory.</w:t>
      </w:r>
      <w:r>
        <w:rPr>
          <w:rFonts w:ascii="Times New Roman" w:eastAsia="Times New Roman" w:hAnsi="Times New Roman" w:cs="Times New Roman"/>
          <w:b/>
          <w:sz w:val="24"/>
          <w:szCs w:val="24"/>
        </w:rPr>
        <w:t xml:space="preserve"> – </w:t>
      </w:r>
      <w:r>
        <w:rPr>
          <w:rFonts w:ascii="Times New Roman" w:eastAsia="Times New Roman" w:hAnsi="Times New Roman" w:cs="Times New Roman"/>
          <w:color w:val="000000"/>
          <w:sz w:val="24"/>
          <w:szCs w:val="24"/>
        </w:rPr>
        <w:t xml:space="preserve">We compared browsing degrees of focal plants between treatments using cumulative link models (CLMs) for ordinal regression. We performed a model for each focal plant, with browsing damage as a response variable and treatment (high, hyper or control density) as the predictor. </w:t>
      </w:r>
    </w:p>
    <w:p w14:paraId="00000040"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2. Plant community</w:t>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 xml:space="preserve">To compare plant communities among treatments we analyzed overall flower abundance of the community (log-transformed) and the flower abundance of each focal plant (for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sz w:val="24"/>
          <w:szCs w:val="24"/>
        </w:rPr>
        <w:t xml:space="preserve"> data was log-transformed). Because for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the number of individuals differed between treatments, we standardized the number of flowers by the number of individuals. We also calculated flower richness (log-transformed), diversity (Shannon index) and evenness (Hurlbert’s PIE index; Hurlbert, 1971), as well as plant composition. Flower abundance and diversity variables were analyzed with ANOVA followed by </w:t>
      </w:r>
      <w:proofErr w:type="spellStart"/>
      <w:r>
        <w:rPr>
          <w:rFonts w:ascii="Times New Roman" w:eastAsia="Times New Roman" w:hAnsi="Times New Roman" w:cs="Times New Roman"/>
          <w:i/>
          <w:sz w:val="24"/>
          <w:szCs w:val="24"/>
        </w:rPr>
        <w:t>posthoc</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Tukey’s tests. Composition was analyzed with PERMANOVA, using the Bray-Curtis dissimilarity index on square root transformed data, followed by pairwise comparisons (Martinez Arbizu, 2020) and SIMPER analyses (to detect which species differed between treatments). In all analyses treatment was used as a fixed factor. Flower diversity and evenness were analyzed with Kruskal-Wallis tests.</w:t>
      </w:r>
    </w:p>
    <w:p w14:paraId="0000004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3. Pollinator community.</w:t>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 xml:space="preserve">To compare pollinator communities among treatments we analyzed overall pollinator abundance, richness, diversity (Shannon index) and evenness </w:t>
      </w:r>
      <w:r>
        <w:rPr>
          <w:rFonts w:ascii="Times New Roman" w:eastAsia="Times New Roman" w:hAnsi="Times New Roman" w:cs="Times New Roman"/>
          <w:sz w:val="24"/>
          <w:szCs w:val="24"/>
        </w:rPr>
        <w:lastRenderedPageBreak/>
        <w:t xml:space="preserve">(Hurlbert’s PIE), as well as pollinator composition. Richness was calculated through individual-based rarefaction curves following Chao and Chiu (2016). Sample coverage was &gt; 95% for all communities We followed this approximation because pollinator diversity was very </w:t>
      </w:r>
      <w:proofErr w:type="gramStart"/>
      <w:r>
        <w:rPr>
          <w:rFonts w:ascii="Times New Roman" w:eastAsia="Times New Roman" w:hAnsi="Times New Roman" w:cs="Times New Roman"/>
          <w:sz w:val="24"/>
          <w:szCs w:val="24"/>
        </w:rPr>
        <w:t>high</w:t>
      </w:r>
      <w:proofErr w:type="gramEnd"/>
      <w:r>
        <w:rPr>
          <w:rFonts w:ascii="Times New Roman" w:eastAsia="Times New Roman" w:hAnsi="Times New Roman" w:cs="Times New Roman"/>
          <w:sz w:val="24"/>
          <w:szCs w:val="24"/>
        </w:rPr>
        <w:t xml:space="preserve"> and some detected species are particularly rare. For statistical comparisons we used the same statistical methods as for plant community analysis. Because pollinator abundance and richness were not statistically related to flower abundance and richness, respectively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1,7</w:t>
      </w:r>
      <w:r>
        <w:rPr>
          <w:rFonts w:ascii="Times New Roman" w:eastAsia="Times New Roman" w:hAnsi="Times New Roman" w:cs="Times New Roman"/>
          <w:sz w:val="24"/>
          <w:szCs w:val="24"/>
        </w:rPr>
        <w:t xml:space="preserve"> = 0.16,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xml:space="preserve">= 0.70;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1,7</w:t>
      </w:r>
      <w:r>
        <w:rPr>
          <w:rFonts w:ascii="Times New Roman" w:eastAsia="Times New Roman" w:hAnsi="Times New Roman" w:cs="Times New Roman"/>
          <w:sz w:val="24"/>
          <w:szCs w:val="24"/>
        </w:rPr>
        <w:t xml:space="preserve"> = 3.03,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0.12), we discarded flower information as covariates in the analyses. Pollinator abundance and evenness were analyzed with Kruskal-Wallis tests.</w:t>
      </w:r>
    </w:p>
    <w:p w14:paraId="00000042"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4. Plant-pollinator interactions. – </w:t>
      </w:r>
      <w:r>
        <w:rPr>
          <w:rFonts w:ascii="Times New Roman" w:eastAsia="Times New Roman" w:hAnsi="Times New Roman" w:cs="Times New Roman"/>
          <w:sz w:val="24"/>
          <w:szCs w:val="24"/>
        </w:rPr>
        <w:t>We built a plant-pollinator network with interaction frequency data from each plant-pollinator survey. These networks were built upon more than 7000 interactions between 13 plant and 158 pollinator species, comprising 327 distinct interactions.</w:t>
      </w:r>
    </w:p>
    <w:p w14:paraId="0000004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how plants and pollinators redistribute their interactions among treatments, we calculated interaction dissimilarity following Noreika et al. (2019). We calculated </w:t>
      </w:r>
      <w:sdt>
        <w:sdtPr>
          <w:tag w:val="goog_rdk_96"/>
          <w:id w:val="-1977132980"/>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i.e. </w:t>
      </w:r>
      <w:r>
        <w:rPr>
          <w:rFonts w:ascii="Times New Roman" w:eastAsia="Times New Roman" w:hAnsi="Times New Roman" w:cs="Times New Roman"/>
          <w:sz w:val="24"/>
          <w:szCs w:val="24"/>
        </w:rPr>
        <w:t xml:space="preserve">the interaction dissimilarity considering the subset of shared species of two networks. We used quantitative data from interaction frequencies and the Ruzicka index of dissimilarity. The quantitative approximation is particularly interesting in this study because, as red deer density increases, flowers of some plants become less abundant, causing important changes in pollinator foraging decisions (true rewiring), a decrease in interaction frequency for these plants (also measured as rewiring), and a net loss of interactions (richness component). We calculated </w:t>
      </w:r>
      <w:sdt>
        <w:sdtPr>
          <w:tag w:val="goog_rdk_97"/>
          <w:id w:val="-1602561693"/>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sz w:val="24"/>
          <w:szCs w:val="24"/>
        </w:rPr>
        <w:t xml:space="preserve"> between pairs of local networks within the same treatment and across treatments. We compared </w:t>
      </w:r>
      <w:sdt>
        <w:sdtPr>
          <w:tag w:val="goog_rdk_98"/>
          <w:id w:val="646171189"/>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sz w:val="24"/>
          <w:szCs w:val="24"/>
        </w:rPr>
        <w:t xml:space="preserve"> using beta regression models (link = logit). Model significance was assessed with Wald tests, and we calculated least-squares means for multiple comparisons between treatments. </w:t>
      </w:r>
    </w:p>
    <w:p w14:paraId="00000044"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focal plants,</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xml:space="preserve">we calculated visitation rate and generality for each network. Generality is the weighted mean number of pollinator species visiting a plant species. For pollinators, we calculated the generality of the whole trophic level. We compared these variables among treatments with ANOVA followed by </w:t>
      </w:r>
      <w:proofErr w:type="spellStart"/>
      <w:r>
        <w:rPr>
          <w:rFonts w:ascii="Times New Roman" w:eastAsia="Times New Roman" w:hAnsi="Times New Roman" w:cs="Times New Roman"/>
          <w:i/>
          <w:sz w:val="24"/>
          <w:szCs w:val="24"/>
        </w:rPr>
        <w:t>posthoc</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Tukey’s tests.</w:t>
      </w:r>
    </w:p>
    <w:p w14:paraId="00000045"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5. Network structure</w:t>
      </w:r>
    </w:p>
    <w:p w14:paraId="00000046"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compare plant-pollinator network structure among treatments, we calculated several network metrics from each local network of each treatment: network size (log-transformed) (sum of interacting species of plants and pollinators), interaction richness (number of distinct plant-pollinator interactions), interaction diversity (Shannon diversity index of interactions), interaction evenness (Shannon evenness index of interactions), network </w:t>
      </w:r>
      <w:proofErr w:type="spellStart"/>
      <w:r>
        <w:rPr>
          <w:rFonts w:ascii="Times New Roman" w:eastAsia="Times New Roman" w:hAnsi="Times New Roman" w:cs="Times New Roman"/>
          <w:sz w:val="24"/>
          <w:szCs w:val="24"/>
        </w:rPr>
        <w:t>connectance</w:t>
      </w:r>
      <w:proofErr w:type="spellEnd"/>
      <w:r>
        <w:rPr>
          <w:rFonts w:ascii="Times New Roman" w:eastAsia="Times New Roman" w:hAnsi="Times New Roman" w:cs="Times New Roman"/>
          <w:sz w:val="24"/>
          <w:szCs w:val="24"/>
        </w:rPr>
        <w:t xml:space="preserve"> (weighted quantitative proportion of realized interactions; </w:t>
      </w:r>
      <w:proofErr w:type="spellStart"/>
      <w:r>
        <w:rPr>
          <w:rFonts w:ascii="Times New Roman" w:eastAsia="Times New Roman" w:hAnsi="Times New Roman" w:cs="Times New Roman"/>
          <w:sz w:val="24"/>
          <w:szCs w:val="24"/>
        </w:rPr>
        <w:t>Bersier</w:t>
      </w:r>
      <w:proofErr w:type="spellEnd"/>
      <w:r>
        <w:rPr>
          <w:rFonts w:ascii="Times New Roman" w:eastAsia="Times New Roman" w:hAnsi="Times New Roman" w:cs="Times New Roman"/>
          <w:sz w:val="24"/>
          <w:szCs w:val="24"/>
        </w:rPr>
        <w:t xml:space="preserve"> et al., 2002), network specialization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Blüthgen</w:t>
      </w:r>
      <w:proofErr w:type="spellEnd"/>
      <w:r>
        <w:rPr>
          <w:rFonts w:ascii="Times New Roman" w:eastAsia="Times New Roman" w:hAnsi="Times New Roman" w:cs="Times New Roman"/>
          <w:sz w:val="24"/>
          <w:szCs w:val="24"/>
        </w:rPr>
        <w:t xml:space="preserve"> et al., 2006), network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WNODF</w:t>
      </w:r>
      <w:r>
        <w:rPr>
          <w:rFonts w:ascii="Times New Roman" w:eastAsia="Times New Roman" w:hAnsi="Times New Roman" w:cs="Times New Roman"/>
          <w:sz w:val="24"/>
          <w:szCs w:val="24"/>
        </w:rPr>
        <w:t>; Almeida-Neto &amp; Ulrich, 2011), network modularity (</w:t>
      </w:r>
      <w:r>
        <w:rPr>
          <w:rFonts w:ascii="Times New Roman" w:eastAsia="Times New Roman" w:hAnsi="Times New Roman" w:cs="Times New Roman"/>
          <w:i/>
          <w:sz w:val="24"/>
          <w:szCs w:val="24"/>
        </w:rPr>
        <w:t>Q</w:t>
      </w:r>
      <w:r>
        <w:rPr>
          <w:rFonts w:ascii="Times New Roman" w:eastAsia="Times New Roman" w:hAnsi="Times New Roman" w:cs="Times New Roman"/>
          <w:sz w:val="24"/>
          <w:szCs w:val="24"/>
        </w:rPr>
        <w:t>) and number of network modules (</w:t>
      </w:r>
      <w:proofErr w:type="spellStart"/>
      <w:r>
        <w:rPr>
          <w:rFonts w:ascii="Times New Roman" w:eastAsia="Times New Roman" w:hAnsi="Times New Roman" w:cs="Times New Roman"/>
          <w:i/>
          <w:sz w:val="24"/>
          <w:szCs w:val="24"/>
        </w:rPr>
        <w:t>nQ</w:t>
      </w:r>
      <w:proofErr w:type="spellEnd"/>
      <w:r>
        <w:rPr>
          <w:rFonts w:ascii="Times New Roman" w:eastAsia="Times New Roman" w:hAnsi="Times New Roman" w:cs="Times New Roman"/>
          <w:sz w:val="24"/>
          <w:szCs w:val="24"/>
        </w:rPr>
        <w:t xml:space="preserve">) (Dormann &amp; Strauss, 2014), and network robustness (area below the secondary extinction of pollinators curve produced after the extinction of plants, with least abundant going extinct first; </w:t>
      </w:r>
      <w:proofErr w:type="spellStart"/>
      <w:r>
        <w:rPr>
          <w:rFonts w:ascii="Times New Roman" w:eastAsia="Times New Roman" w:hAnsi="Times New Roman" w:cs="Times New Roman"/>
          <w:sz w:val="24"/>
          <w:szCs w:val="24"/>
        </w:rPr>
        <w:t>Memmot</w:t>
      </w:r>
      <w:proofErr w:type="spellEnd"/>
      <w:r>
        <w:rPr>
          <w:rFonts w:ascii="Times New Roman" w:eastAsia="Times New Roman" w:hAnsi="Times New Roman" w:cs="Times New Roman"/>
          <w:sz w:val="24"/>
          <w:szCs w:val="24"/>
        </w:rPr>
        <w:t xml:space="preserve"> et al., 2004; Burgos et al., 2007).</w:t>
      </w:r>
    </w:p>
    <w:p w14:paraId="00000047"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network, we assessed the significance of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and modularity with null models, generating 1000 random networks with algorithms from Vázquez et al. (2007) and Patefield (1981), respectively. The observed values were compared with the 95% confidence interval of the null distribution, and </w:t>
      </w:r>
      <w:r>
        <w:rPr>
          <w:rFonts w:ascii="Times New Roman" w:eastAsia="Times New Roman" w:hAnsi="Times New Roman" w:cs="Times New Roman"/>
          <w:i/>
          <w:sz w:val="24"/>
          <w:szCs w:val="24"/>
        </w:rPr>
        <w:t xml:space="preserve">z-scores </w:t>
      </w:r>
      <w:r>
        <w:rPr>
          <w:rFonts w:ascii="Times New Roman" w:eastAsia="Times New Roman" w:hAnsi="Times New Roman" w:cs="Times New Roman"/>
          <w:sz w:val="24"/>
          <w:szCs w:val="24"/>
        </w:rPr>
        <w:t>were used to evaluate whether the observed structure differed from a random organization.</w:t>
      </w:r>
    </w:p>
    <w:p w14:paraId="0000004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compared these variables among treatments with ANOVA followed by </w:t>
      </w:r>
      <w:proofErr w:type="spellStart"/>
      <w:r>
        <w:rPr>
          <w:rFonts w:ascii="Times New Roman" w:eastAsia="Times New Roman" w:hAnsi="Times New Roman" w:cs="Times New Roman"/>
          <w:i/>
          <w:sz w:val="24"/>
          <w:szCs w:val="24"/>
        </w:rPr>
        <w:t>posthoc</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Tukey’s tests. Network </w:t>
      </w:r>
      <w:proofErr w:type="spellStart"/>
      <w:r>
        <w:rPr>
          <w:rFonts w:ascii="Times New Roman" w:eastAsia="Times New Roman" w:hAnsi="Times New Roman" w:cs="Times New Roman"/>
          <w:sz w:val="24"/>
          <w:szCs w:val="24"/>
        </w:rPr>
        <w:t>connectance</w:t>
      </w:r>
      <w:proofErr w:type="spellEnd"/>
      <w:r>
        <w:rPr>
          <w:rFonts w:ascii="Times New Roman" w:eastAsia="Times New Roman" w:hAnsi="Times New Roman" w:cs="Times New Roman"/>
          <w:sz w:val="24"/>
          <w:szCs w:val="24"/>
        </w:rPr>
        <w:t xml:space="preserve"> and number of modules were analyzed with Kruskal-Wallis tests (followed by </w:t>
      </w:r>
      <w:proofErr w:type="spellStart"/>
      <w:r>
        <w:rPr>
          <w:rFonts w:ascii="Times New Roman" w:eastAsia="Times New Roman" w:hAnsi="Times New Roman" w:cs="Times New Roman"/>
          <w:i/>
          <w:sz w:val="24"/>
          <w:szCs w:val="24"/>
        </w:rPr>
        <w:t>posthoc</w:t>
      </w:r>
      <w:proofErr w:type="spellEnd"/>
      <w:r>
        <w:rPr>
          <w:rFonts w:ascii="Times New Roman" w:eastAsia="Times New Roman" w:hAnsi="Times New Roman" w:cs="Times New Roman"/>
          <w:sz w:val="24"/>
          <w:szCs w:val="24"/>
        </w:rPr>
        <w:t xml:space="preserve"> Dunn’s test). Because all network metrics can be </w:t>
      </w:r>
      <w:r>
        <w:rPr>
          <w:rFonts w:ascii="Times New Roman" w:eastAsia="Times New Roman" w:hAnsi="Times New Roman" w:cs="Times New Roman"/>
          <w:sz w:val="24"/>
          <w:szCs w:val="24"/>
        </w:rPr>
        <w:lastRenderedPageBreak/>
        <w:t>influenced to some extent by network size (Dormann et al., 2009), we repeated these analyses including network size as a covariate.</w:t>
      </w:r>
    </w:p>
    <w:p w14:paraId="0000004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visualize patterns in network structure we generated a bipartite and a modular meta-network for each treatment, built from the three local networks per treatment.</w:t>
      </w:r>
    </w:p>
    <w:p w14:paraId="0000004A"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Software</w:t>
      </w:r>
    </w:p>
    <w:p w14:paraId="0000004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analyses were performed in R-4.2.3 (R Core Team, 2023). We used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i/>
          <w:color w:val="000000"/>
          <w:sz w:val="24"/>
          <w:szCs w:val="24"/>
        </w:rPr>
        <w:t>ordinal</w:t>
      </w:r>
      <w:r>
        <w:rPr>
          <w:rFonts w:ascii="Times New Roman" w:eastAsia="Times New Roman" w:hAnsi="Times New Roman" w:cs="Times New Roman"/>
          <w:color w:val="000000"/>
          <w:sz w:val="24"/>
          <w:szCs w:val="24"/>
        </w:rPr>
        <w:t xml:space="preserve"> package (</w:t>
      </w:r>
      <w:proofErr w:type="spellStart"/>
      <w:r>
        <w:rPr>
          <w:rFonts w:ascii="Times New Roman" w:eastAsia="Times New Roman" w:hAnsi="Times New Roman" w:cs="Times New Roman"/>
          <w:color w:val="000000"/>
          <w:sz w:val="24"/>
          <w:szCs w:val="24"/>
        </w:rPr>
        <w:t>clm</w:t>
      </w:r>
      <w:proofErr w:type="spellEnd"/>
      <w:r>
        <w:rPr>
          <w:rFonts w:ascii="Times New Roman" w:eastAsia="Times New Roman" w:hAnsi="Times New Roman" w:cs="Times New Roman"/>
          <w:color w:val="000000"/>
          <w:sz w:val="24"/>
          <w:szCs w:val="24"/>
        </w:rPr>
        <w:t xml:space="preserve"> function) (Christensen, 2022) for cumulative linear models (CLMs)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iNEXT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(Hsieh et al., 2022) for rarefaction curves; </w:t>
      </w:r>
      <w:r>
        <w:rPr>
          <w:rFonts w:ascii="Times New Roman" w:eastAsia="Times New Roman" w:hAnsi="Times New Roman" w:cs="Times New Roman"/>
          <w:i/>
          <w:sz w:val="24"/>
          <w:szCs w:val="24"/>
        </w:rPr>
        <w:t>vegan</w:t>
      </w:r>
      <w:r>
        <w:rPr>
          <w:rFonts w:ascii="Times New Roman" w:eastAsia="Times New Roman" w:hAnsi="Times New Roman" w:cs="Times New Roman"/>
          <w:sz w:val="24"/>
          <w:szCs w:val="24"/>
        </w:rPr>
        <w:t xml:space="preserve"> (Oksanen et al., 2022) for multivariate statistics; </w:t>
      </w:r>
      <w:proofErr w:type="spellStart"/>
      <w:r>
        <w:rPr>
          <w:rFonts w:ascii="Times New Roman" w:eastAsia="Times New Roman" w:hAnsi="Times New Roman" w:cs="Times New Roman"/>
          <w:i/>
          <w:sz w:val="24"/>
          <w:szCs w:val="24"/>
        </w:rPr>
        <w:t>betalink</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Bartomeus</w:t>
      </w:r>
      <w:proofErr w:type="spellEnd"/>
      <w:r>
        <w:rPr>
          <w:rFonts w:ascii="Times New Roman" w:eastAsia="Times New Roman" w:hAnsi="Times New Roman" w:cs="Times New Roman"/>
          <w:sz w:val="24"/>
          <w:szCs w:val="24"/>
        </w:rPr>
        <w:t xml:space="preserve">, 2019) for interaction dissimilarity; </w:t>
      </w:r>
      <w:proofErr w:type="spellStart"/>
      <w:r>
        <w:rPr>
          <w:rFonts w:ascii="Times New Roman" w:eastAsia="Times New Roman" w:hAnsi="Times New Roman" w:cs="Times New Roman"/>
          <w:i/>
          <w:sz w:val="24"/>
          <w:szCs w:val="24"/>
        </w:rPr>
        <w:t>betareg</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Zeileis</w:t>
      </w:r>
      <w:proofErr w:type="spellEnd"/>
      <w:r>
        <w:rPr>
          <w:rFonts w:ascii="Times New Roman" w:eastAsia="Times New Roman" w:hAnsi="Times New Roman" w:cs="Times New Roman"/>
          <w:sz w:val="24"/>
          <w:szCs w:val="24"/>
        </w:rPr>
        <w:t xml:space="preserve"> et al., 2022) for beta regression models; </w:t>
      </w:r>
      <w:proofErr w:type="spellStart"/>
      <w:r>
        <w:rPr>
          <w:rFonts w:ascii="Times New Roman" w:eastAsia="Times New Roman" w:hAnsi="Times New Roman" w:cs="Times New Roman"/>
          <w:i/>
          <w:sz w:val="24"/>
          <w:szCs w:val="24"/>
        </w:rPr>
        <w:t>emmeans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(Lenth et al., 2023) for multiple comparisons; and </w:t>
      </w:r>
      <w:r>
        <w:rPr>
          <w:rFonts w:ascii="Times New Roman" w:eastAsia="Times New Roman" w:hAnsi="Times New Roman" w:cs="Times New Roman"/>
          <w:i/>
          <w:sz w:val="24"/>
          <w:szCs w:val="24"/>
        </w:rPr>
        <w:t>bipartite</w:t>
      </w:r>
      <w:r>
        <w:rPr>
          <w:rFonts w:ascii="Times New Roman" w:eastAsia="Times New Roman" w:hAnsi="Times New Roman" w:cs="Times New Roman"/>
          <w:sz w:val="24"/>
          <w:szCs w:val="24"/>
        </w:rPr>
        <w:t xml:space="preserve"> (Dormann et al., 2022) for network analyses. </w:t>
      </w:r>
    </w:p>
    <w:p w14:paraId="0000004C" w14:textId="77777777" w:rsidR="000E09D1" w:rsidRDefault="000E09D1">
      <w:pPr>
        <w:spacing w:line="480" w:lineRule="auto"/>
        <w:rPr>
          <w:rFonts w:ascii="Times New Roman" w:eastAsia="Times New Roman" w:hAnsi="Times New Roman" w:cs="Times New Roman"/>
          <w:sz w:val="24"/>
          <w:szCs w:val="24"/>
        </w:rPr>
      </w:pPr>
    </w:p>
    <w:p w14:paraId="0000004D"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0000004E" w14:textId="77777777" w:rsidR="000E09D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 Herbivory</w:t>
      </w:r>
    </w:p>
    <w:p w14:paraId="0000004F" w14:textId="77777777" w:rsidR="000E09D1" w:rsidRDefault="00000000">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Cistus </w:t>
      </w:r>
      <w:proofErr w:type="spellStart"/>
      <w:r>
        <w:rPr>
          <w:rFonts w:ascii="Times New Roman" w:eastAsia="Times New Roman" w:hAnsi="Times New Roman" w:cs="Times New Roman"/>
          <w:i/>
          <w:color w:val="000000"/>
          <w:sz w:val="24"/>
          <w:szCs w:val="24"/>
        </w:rPr>
        <w:t>ladanifer</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was not affected by red deer </w:t>
      </w:r>
      <w:r>
        <w:rPr>
          <w:rFonts w:ascii="Times New Roman" w:eastAsia="Times New Roman" w:hAnsi="Times New Roman" w:cs="Times New Roman"/>
          <w:sz w:val="24"/>
          <w:szCs w:val="24"/>
        </w:rPr>
        <w:t xml:space="preserve">density </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X</w:t>
      </w:r>
      <w:r>
        <w:rPr>
          <w:rFonts w:ascii="Times New Roman" w:eastAsia="Times New Roman" w:hAnsi="Times New Roman" w:cs="Times New Roman"/>
          <w:i/>
          <w:color w:val="000000"/>
          <w:sz w:val="24"/>
          <w:szCs w:val="24"/>
          <w:vertAlign w:val="superscript"/>
        </w:rPr>
        <w:t>2</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2.19, </w:t>
      </w:r>
      <w:r>
        <w:rPr>
          <w:rFonts w:ascii="Times New Roman" w:eastAsia="Times New Roman" w:hAnsi="Times New Roman" w:cs="Times New Roman"/>
          <w:i/>
          <w:color w:val="000000"/>
          <w:sz w:val="24"/>
          <w:szCs w:val="24"/>
        </w:rPr>
        <w:t xml:space="preserve">P </w:t>
      </w:r>
      <w:r>
        <w:rPr>
          <w:rFonts w:ascii="Times New Roman" w:eastAsia="Times New Roman" w:hAnsi="Times New Roman" w:cs="Times New Roman"/>
          <w:color w:val="000000"/>
          <w:sz w:val="24"/>
          <w:szCs w:val="24"/>
        </w:rPr>
        <w:t xml:space="preserve">= 0.33) (Figure </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 xml:space="preserve">a). In contrast, </w:t>
      </w:r>
      <w:r>
        <w:rPr>
          <w:rFonts w:ascii="Times New Roman" w:eastAsia="Times New Roman" w:hAnsi="Times New Roman" w:cs="Times New Roman"/>
          <w:i/>
          <w:color w:val="000000"/>
          <w:sz w:val="24"/>
          <w:szCs w:val="24"/>
        </w:rPr>
        <w:t xml:space="preserve">C. </w:t>
      </w:r>
      <w:proofErr w:type="spellStart"/>
      <w:r>
        <w:rPr>
          <w:rFonts w:ascii="Times New Roman" w:eastAsia="Times New Roman" w:hAnsi="Times New Roman" w:cs="Times New Roman"/>
          <w:i/>
          <w:color w:val="000000"/>
          <w:sz w:val="24"/>
          <w:szCs w:val="24"/>
        </w:rPr>
        <w:t>populifolius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X</w:t>
      </w:r>
      <w:r>
        <w:rPr>
          <w:rFonts w:ascii="Times New Roman" w:eastAsia="Times New Roman" w:hAnsi="Times New Roman" w:cs="Times New Roman"/>
          <w:i/>
          <w:color w:val="000000"/>
          <w:sz w:val="24"/>
          <w:szCs w:val="24"/>
          <w:vertAlign w:val="superscript"/>
        </w:rPr>
        <w:t>2</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84.4,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w:t>
      </w:r>
      <w:r>
        <w:rPr>
          <w:color w:val="000000"/>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i/>
          <w:color w:val="000000"/>
          <w:sz w:val="24"/>
          <w:szCs w:val="24"/>
        </w:rPr>
        <w:t xml:space="preserve">Thymus </w:t>
      </w:r>
      <w:proofErr w:type="spellStart"/>
      <w:r>
        <w:rPr>
          <w:rFonts w:ascii="Times New Roman" w:eastAsia="Times New Roman" w:hAnsi="Times New Roman" w:cs="Times New Roman"/>
          <w:i/>
          <w:color w:val="000000"/>
          <w:sz w:val="24"/>
          <w:szCs w:val="24"/>
        </w:rPr>
        <w:t>mastichina</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X</w:t>
      </w:r>
      <w:r>
        <w:rPr>
          <w:rFonts w:ascii="Times New Roman" w:eastAsia="Times New Roman" w:hAnsi="Times New Roman" w:cs="Times New Roman"/>
          <w:i/>
          <w:color w:val="000000"/>
          <w:sz w:val="24"/>
          <w:szCs w:val="24"/>
          <w:vertAlign w:val="superscript"/>
        </w:rPr>
        <w:t>2</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33.9, </w:t>
      </w:r>
      <w:r>
        <w:rPr>
          <w:rFonts w:ascii="Times New Roman" w:eastAsia="Times New Roman" w:hAnsi="Times New Roman" w:cs="Times New Roman"/>
          <w:i/>
          <w:color w:val="000000"/>
          <w:sz w:val="24"/>
          <w:szCs w:val="24"/>
        </w:rPr>
        <w:t>P</w:t>
      </w:r>
      <w:r>
        <w:rPr>
          <w:rFonts w:ascii="Times New Roman" w:eastAsia="Times New Roman" w:hAnsi="Times New Roman" w:cs="Times New Roman"/>
          <w:color w:val="000000"/>
          <w:sz w:val="24"/>
          <w:szCs w:val="24"/>
        </w:rPr>
        <w:t xml:space="preserve"> &lt; 0.01)</w:t>
      </w:r>
      <w:r>
        <w:rPr>
          <w:color w:val="000000"/>
        </w:rPr>
        <w:t xml:space="preserve"> </w:t>
      </w:r>
      <w:r>
        <w:rPr>
          <w:rFonts w:ascii="Times New Roman" w:eastAsia="Times New Roman" w:hAnsi="Times New Roman" w:cs="Times New Roman"/>
          <w:color w:val="000000"/>
          <w:sz w:val="24"/>
          <w:szCs w:val="24"/>
        </w:rPr>
        <w:t>suffered from greater deer browsing in the Hyper density treatment</w:t>
      </w:r>
      <w:r>
        <w:rPr>
          <w:color w:val="000000"/>
          <w:sz w:val="24"/>
          <w:szCs w:val="24"/>
        </w:rPr>
        <w:t xml:space="preserve"> </w:t>
      </w:r>
      <w:r>
        <w:rPr>
          <w:rFonts w:ascii="Times New Roman" w:eastAsia="Times New Roman" w:hAnsi="Times New Roman" w:cs="Times New Roman"/>
          <w:color w:val="000000"/>
          <w:sz w:val="24"/>
          <w:szCs w:val="24"/>
        </w:rPr>
        <w:t xml:space="preserve">(Figure </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b-c).</w:t>
      </w:r>
    </w:p>
    <w:p w14:paraId="00000050" w14:textId="77777777" w:rsidR="000E09D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2. Plant community</w:t>
      </w:r>
    </w:p>
    <w:p w14:paraId="0000005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Deer density did not affect overall flower abundance of the community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2.4,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0.17), but affected flower abundance of some focal plants (Figure 1d-f). While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unaffected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0.07,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0.93),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sz w:val="24"/>
          <w:szCs w:val="24"/>
        </w:rPr>
        <w:t xml:space="preserve"> had fewer flowers per individual in the High and Hyper density treatments compared to the Control treatment </w:t>
      </w:r>
      <w:r>
        <w:rPr>
          <w:rFonts w:ascii="Times New Roman" w:eastAsia="Times New Roman" w:hAnsi="Times New Roman" w:cs="Times New Roman"/>
          <w:sz w:val="24"/>
          <w:szCs w:val="24"/>
        </w:rPr>
        <w:lastRenderedPageBreak/>
        <w:t>(</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13.89,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0.006; Tukey’s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xml:space="preserve">&lt; 0.05). Furthermore,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had fewer flowers per individual in the Hyper density treatment compared to the Control and </w:t>
      </w:r>
      <w:proofErr w:type="gramStart"/>
      <w:r>
        <w:rPr>
          <w:rFonts w:ascii="Times New Roman" w:eastAsia="Times New Roman" w:hAnsi="Times New Roman" w:cs="Times New Roman"/>
          <w:sz w:val="24"/>
          <w:szCs w:val="24"/>
        </w:rPr>
        <w:t>High density</w:t>
      </w:r>
      <w:proofErr w:type="gramEnd"/>
      <w:r>
        <w:rPr>
          <w:rFonts w:ascii="Times New Roman" w:eastAsia="Times New Roman" w:hAnsi="Times New Roman" w:cs="Times New Roman"/>
          <w:sz w:val="24"/>
          <w:szCs w:val="24"/>
        </w:rPr>
        <w:t xml:space="preserve"> treatments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13.42,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0.006; Tukey’s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&lt; 0.05) (Figure 1d-f).</w:t>
      </w:r>
    </w:p>
    <w:p w14:paraId="00000052" w14:textId="77777777" w:rsidR="000E09D1" w:rsidRDefault="000E09D1">
      <w:pPr>
        <w:spacing w:line="480" w:lineRule="auto"/>
        <w:rPr>
          <w:rFonts w:ascii="Times New Roman" w:eastAsia="Times New Roman" w:hAnsi="Times New Roman" w:cs="Times New Roman"/>
          <w:color w:val="000000"/>
          <w:sz w:val="24"/>
          <w:szCs w:val="24"/>
        </w:rPr>
      </w:pPr>
    </w:p>
    <w:p w14:paraId="00000053" w14:textId="77777777" w:rsidR="000E09D1" w:rsidRDefault="00000000">
      <w:pPr>
        <w:spacing w:line="480" w:lineRule="auto"/>
        <w:rPr>
          <w:rFonts w:ascii="Times New Roman" w:eastAsia="Times New Roman" w:hAnsi="Times New Roman" w:cs="Times New Roman"/>
          <w:color w:val="000000"/>
          <w:sz w:val="24"/>
          <w:szCs w:val="24"/>
        </w:rPr>
      </w:pPr>
      <w:r>
        <w:rPr>
          <w:noProof/>
        </w:rPr>
        <w:drawing>
          <wp:inline distT="0" distB="0" distL="0" distR="0" wp14:anchorId="3E729EB9" wp14:editId="4E3FEC4F">
            <wp:extent cx="5400040" cy="3335284"/>
            <wp:effectExtent l="0" t="0" r="0" b="0"/>
            <wp:docPr id="16287009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00040" cy="3335284"/>
                    </a:xfrm>
                    <a:prstGeom prst="rect">
                      <a:avLst/>
                    </a:prstGeom>
                    <a:ln/>
                  </pic:spPr>
                </pic:pic>
              </a:graphicData>
            </a:graphic>
          </wp:inline>
        </w:drawing>
      </w:r>
    </w:p>
    <w:p w14:paraId="00000054" w14:textId="77777777" w:rsidR="000E09D1" w:rsidRDefault="00000000">
      <w:pPr>
        <w:spacing w:line="48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highlight w:val="white"/>
        </w:rPr>
        <w:t xml:space="preserve">Figure </w:t>
      </w:r>
      <w:r>
        <w:rPr>
          <w:rFonts w:ascii="Times New Roman" w:eastAsia="Times New Roman" w:hAnsi="Times New Roman" w:cs="Times New Roman"/>
          <w:b/>
          <w:sz w:val="20"/>
          <w:szCs w:val="20"/>
          <w:highlight w:val="white"/>
        </w:rPr>
        <w:t>1</w:t>
      </w:r>
      <w:r>
        <w:rPr>
          <w:rFonts w:ascii="Times New Roman" w:eastAsia="Times New Roman" w:hAnsi="Times New Roman" w:cs="Times New Roman"/>
          <w:color w:val="000000"/>
          <w:sz w:val="20"/>
          <w:szCs w:val="20"/>
          <w:highlight w:val="white"/>
        </w:rPr>
        <w:t xml:space="preserve">. Browsing degree (a-c) and flower abundance (d-f) of each focal plant species in Control (green), High density (blue), and Hyper density (red) treatments. For </w:t>
      </w:r>
      <w:r>
        <w:rPr>
          <w:rFonts w:ascii="Times New Roman" w:eastAsia="Times New Roman" w:hAnsi="Times New Roman" w:cs="Times New Roman"/>
          <w:i/>
          <w:color w:val="000000"/>
          <w:sz w:val="20"/>
          <w:szCs w:val="20"/>
          <w:highlight w:val="white"/>
        </w:rPr>
        <w:t xml:space="preserve">Cistus </w:t>
      </w:r>
      <w:proofErr w:type="spellStart"/>
      <w:r>
        <w:rPr>
          <w:rFonts w:ascii="Times New Roman" w:eastAsia="Times New Roman" w:hAnsi="Times New Roman" w:cs="Times New Roman"/>
          <w:i/>
          <w:color w:val="000000"/>
          <w:sz w:val="20"/>
          <w:szCs w:val="20"/>
          <w:highlight w:val="white"/>
        </w:rPr>
        <w:t>populifolius</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and </w:t>
      </w:r>
      <w:r>
        <w:rPr>
          <w:rFonts w:ascii="Times New Roman" w:eastAsia="Times New Roman" w:hAnsi="Times New Roman" w:cs="Times New Roman"/>
          <w:i/>
          <w:color w:val="000000"/>
          <w:sz w:val="20"/>
          <w:szCs w:val="20"/>
          <w:highlight w:val="white"/>
        </w:rPr>
        <w:t xml:space="preserve">Thymus </w:t>
      </w:r>
      <w:proofErr w:type="spellStart"/>
      <w:r>
        <w:rPr>
          <w:rFonts w:ascii="Times New Roman" w:eastAsia="Times New Roman" w:hAnsi="Times New Roman" w:cs="Times New Roman"/>
          <w:i/>
          <w:color w:val="000000"/>
          <w:sz w:val="20"/>
          <w:szCs w:val="20"/>
          <w:highlight w:val="white"/>
        </w:rPr>
        <w:t>mastichina</w:t>
      </w:r>
      <w:proofErr w:type="spellEnd"/>
      <w:r>
        <w:rPr>
          <w:rFonts w:ascii="Times New Roman" w:eastAsia="Times New Roman" w:hAnsi="Times New Roman" w:cs="Times New Roman"/>
          <w:color w:val="000000"/>
          <w:sz w:val="20"/>
          <w:szCs w:val="20"/>
          <w:highlight w:val="white"/>
        </w:rPr>
        <w:t>,</w:t>
      </w:r>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the number of flowers is standardized by the number of individuals (see Material and Methods). Different letters above the bars indicate significant (</w:t>
      </w:r>
      <w:r>
        <w:rPr>
          <w:rFonts w:ascii="Times New Roman" w:eastAsia="Times New Roman" w:hAnsi="Times New Roman" w:cs="Times New Roman"/>
          <w:i/>
          <w:color w:val="000000"/>
          <w:sz w:val="20"/>
          <w:szCs w:val="20"/>
          <w:highlight w:val="white"/>
        </w:rPr>
        <w:t xml:space="preserve">P </w:t>
      </w:r>
      <w:r>
        <w:rPr>
          <w:rFonts w:ascii="Times New Roman" w:eastAsia="Times New Roman" w:hAnsi="Times New Roman" w:cs="Times New Roman"/>
          <w:color w:val="000000"/>
          <w:sz w:val="20"/>
          <w:szCs w:val="20"/>
          <w:highlight w:val="white"/>
        </w:rPr>
        <w:t>&lt; 0.05) differences between deer density treatments.</w:t>
      </w:r>
    </w:p>
    <w:p w14:paraId="00000055" w14:textId="77777777" w:rsidR="000E09D1" w:rsidRDefault="000E09D1">
      <w:pPr>
        <w:spacing w:line="480" w:lineRule="auto"/>
        <w:jc w:val="both"/>
        <w:rPr>
          <w:rFonts w:ascii="Times New Roman" w:eastAsia="Times New Roman" w:hAnsi="Times New Roman" w:cs="Times New Roman"/>
          <w:sz w:val="24"/>
          <w:szCs w:val="24"/>
        </w:rPr>
      </w:pPr>
    </w:p>
    <w:p w14:paraId="00000056"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Deer density affected flower richness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6.16,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0.035). Hyper density treatment had 1.9-fold fewer flowering species than the Control treatment (7±0 vs 13±2, Tukey’s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0.03). Deer density did not affect flower diversity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 3.82,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0.15) nor flower evenness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4.62,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0.1). Deer density affected plant composition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5.99,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0.019). The Hyper density treatment had different plant composition compared to the Control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1,4</w:t>
      </w:r>
      <w:r>
        <w:rPr>
          <w:rFonts w:ascii="Times New Roman" w:eastAsia="Times New Roman" w:hAnsi="Times New Roman" w:cs="Times New Roman"/>
          <w:sz w:val="24"/>
          <w:szCs w:val="24"/>
        </w:rPr>
        <w:t xml:space="preserve"> = 11.30,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0.05) and High density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1,4</w:t>
      </w:r>
      <w:r>
        <w:rPr>
          <w:rFonts w:ascii="Times New Roman" w:eastAsia="Times New Roman" w:hAnsi="Times New Roman" w:cs="Times New Roman"/>
          <w:sz w:val="24"/>
          <w:szCs w:val="24"/>
        </w:rPr>
        <w:t xml:space="preserve"> = 10.13,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0.05) treatments. In </w:t>
      </w:r>
      <w:r>
        <w:rPr>
          <w:rFonts w:ascii="Times New Roman" w:eastAsia="Times New Roman" w:hAnsi="Times New Roman" w:cs="Times New Roman"/>
          <w:sz w:val="24"/>
          <w:szCs w:val="24"/>
        </w:rPr>
        <w:lastRenderedPageBreak/>
        <w:t xml:space="preserve">the Hyper density treatment, the herbs </w:t>
      </w:r>
      <w:proofErr w:type="spellStart"/>
      <w:r>
        <w:rPr>
          <w:rFonts w:ascii="Times New Roman" w:eastAsia="Times New Roman" w:hAnsi="Times New Roman" w:cs="Times New Roman"/>
          <w:i/>
          <w:sz w:val="24"/>
          <w:szCs w:val="24"/>
        </w:rPr>
        <w:t>Tuberaria</w:t>
      </w:r>
      <w:proofErr w:type="spellEnd"/>
      <w:r>
        <w:rPr>
          <w:rFonts w:ascii="Times New Roman" w:eastAsia="Times New Roman" w:hAnsi="Times New Roman" w:cs="Times New Roman"/>
          <w:i/>
          <w:sz w:val="24"/>
          <w:szCs w:val="24"/>
        </w:rPr>
        <w:t xml:space="preserve"> guttata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Cistaceae</w:t>
      </w:r>
      <w:proofErr w:type="spellEnd"/>
      <w:r>
        <w:rPr>
          <w:rFonts w:ascii="Times New Roman" w:eastAsia="Times New Roman" w:hAnsi="Times New Roman" w:cs="Times New Roman"/>
          <w:sz w:val="24"/>
          <w:szCs w:val="24"/>
        </w:rPr>
        <w:t xml:space="preserve">) (vs Control and </w:t>
      </w:r>
      <w:proofErr w:type="gramStart"/>
      <w:r>
        <w:rPr>
          <w:rFonts w:ascii="Times New Roman" w:eastAsia="Times New Roman" w:hAnsi="Times New Roman" w:cs="Times New Roman"/>
          <w:sz w:val="24"/>
          <w:szCs w:val="24"/>
        </w:rPr>
        <w:t>High density</w:t>
      </w:r>
      <w:proofErr w:type="gramEnd"/>
      <w:r>
        <w:rPr>
          <w:rFonts w:ascii="Times New Roman" w:eastAsia="Times New Roman" w:hAnsi="Times New Roman" w:cs="Times New Roman"/>
          <w:sz w:val="24"/>
          <w:szCs w:val="24"/>
        </w:rPr>
        <w:t xml:space="preserve"> treatments), </w:t>
      </w:r>
      <w:proofErr w:type="spellStart"/>
      <w:r>
        <w:rPr>
          <w:rFonts w:ascii="Times New Roman" w:eastAsia="Times New Roman" w:hAnsi="Times New Roman" w:cs="Times New Roman"/>
          <w:i/>
          <w:sz w:val="24"/>
          <w:szCs w:val="24"/>
        </w:rPr>
        <w:t>Crepis</w:t>
      </w:r>
      <w:proofErr w:type="spellEnd"/>
      <w:r>
        <w:rPr>
          <w:rFonts w:ascii="Times New Roman" w:eastAsia="Times New Roman" w:hAnsi="Times New Roman" w:cs="Times New Roman"/>
          <w:sz w:val="24"/>
          <w:szCs w:val="24"/>
        </w:rPr>
        <w:t xml:space="preserve"> spp. and</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Tolpis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spp.</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(Asteraceae) (vs Control treatment) were not found, and the scrub </w:t>
      </w:r>
      <w:r>
        <w:rPr>
          <w:rFonts w:ascii="Times New Roman" w:eastAsia="Times New Roman" w:hAnsi="Times New Roman" w:cs="Times New Roman"/>
          <w:i/>
          <w:sz w:val="24"/>
          <w:szCs w:val="24"/>
        </w:rPr>
        <w:t>Rosmarinus officinalis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Lamiaceae</w:t>
      </w:r>
      <w:proofErr w:type="spellEnd"/>
      <w:r>
        <w:rPr>
          <w:rFonts w:ascii="Times New Roman" w:eastAsia="Times New Roman" w:hAnsi="Times New Roman" w:cs="Times New Roman"/>
          <w:sz w:val="24"/>
          <w:szCs w:val="24"/>
        </w:rPr>
        <w:t xml:space="preserve">) (vs Control treatment) was less abundant (SIMPER, contribution to similarity &gt; 5%,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&lt; 0.05).</w:t>
      </w:r>
    </w:p>
    <w:p w14:paraId="00000057" w14:textId="77777777" w:rsidR="000E09D1" w:rsidRDefault="00000000">
      <w:pPr>
        <w:spacing w:line="480" w:lineRule="auto"/>
        <w:rPr>
          <w:rFonts w:ascii="Times New Roman" w:eastAsia="Times New Roman" w:hAnsi="Times New Roman" w:cs="Times New Roman"/>
          <w:i/>
          <w:color w:val="000000"/>
          <w:sz w:val="24"/>
          <w:szCs w:val="24"/>
          <w:highlight w:val="white"/>
        </w:rPr>
      </w:pPr>
      <w:r>
        <w:rPr>
          <w:rFonts w:ascii="Times New Roman" w:eastAsia="Times New Roman" w:hAnsi="Times New Roman" w:cs="Times New Roman"/>
          <w:i/>
          <w:color w:val="000000"/>
          <w:sz w:val="24"/>
          <w:szCs w:val="24"/>
          <w:highlight w:val="white"/>
        </w:rPr>
        <w:t>3. Pollinator community</w:t>
      </w:r>
    </w:p>
    <w:p w14:paraId="00000058"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Deer density did not affect overall pollinator abundance </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5.42,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0.07). However, pollinator richness changed across treatments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5.45,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0.045). High and Hyper density treatments had 1.3-fold less pollinator species than the Control treatment (</w:t>
      </w:r>
      <w:r>
        <w:rPr>
          <w:rFonts w:ascii="Times New Roman" w:eastAsia="Times New Roman" w:hAnsi="Times New Roman" w:cs="Times New Roman"/>
          <w:color w:val="000000"/>
          <w:sz w:val="24"/>
          <w:szCs w:val="24"/>
          <w:highlight w:val="white"/>
        </w:rPr>
        <w:t xml:space="preserve">75±3 and 77±37 </w:t>
      </w:r>
      <w:r>
        <w:rPr>
          <w:rFonts w:ascii="Times New Roman" w:eastAsia="Times New Roman" w:hAnsi="Times New Roman" w:cs="Times New Roman"/>
          <w:sz w:val="24"/>
          <w:szCs w:val="24"/>
        </w:rPr>
        <w:t xml:space="preserve">vs 96±3 pollinator species). </w:t>
      </w:r>
      <w:r>
        <w:rPr>
          <w:rFonts w:ascii="Times New Roman" w:eastAsia="Times New Roman" w:hAnsi="Times New Roman" w:cs="Times New Roman"/>
          <w:sz w:val="24"/>
          <w:szCs w:val="24"/>
          <w:highlight w:val="white"/>
        </w:rPr>
        <w:t>Deer density affected pollinator diversity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6.56,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0.031</w:t>
      </w:r>
      <w:r>
        <w:rPr>
          <w:rFonts w:ascii="Times New Roman" w:eastAsia="Times New Roman" w:hAnsi="Times New Roman" w:cs="Times New Roman"/>
          <w:sz w:val="24"/>
          <w:szCs w:val="24"/>
          <w:highlight w:val="white"/>
        </w:rPr>
        <w:t xml:space="preserve">). The Hyper density treatment had 1.2-fold less pollinator diversity than the Control and the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treatments (3.55±0.14 vs 4.16±0.21 and 4.32±0.10 bits). </w:t>
      </w:r>
      <w:r>
        <w:rPr>
          <w:rFonts w:ascii="Times New Roman" w:eastAsia="Times New Roman" w:hAnsi="Times New Roman" w:cs="Times New Roman"/>
          <w:sz w:val="24"/>
          <w:szCs w:val="24"/>
        </w:rPr>
        <w:t>Deer density did not affect pollinator evenness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5.07,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0.08). Deer density affected pollinator composition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2,6</w:t>
      </w:r>
      <w:r>
        <w:rPr>
          <w:rFonts w:ascii="Times New Roman" w:eastAsia="Times New Roman" w:hAnsi="Times New Roman" w:cs="Times New Roman"/>
          <w:sz w:val="24"/>
          <w:szCs w:val="24"/>
        </w:rPr>
        <w:t xml:space="preserve"> = 2.20,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0.015). Thus, the Hyper density treatment had different pollinator composition compared to the Control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1,4</w:t>
      </w:r>
      <w:r>
        <w:rPr>
          <w:rFonts w:ascii="Times New Roman" w:eastAsia="Times New Roman" w:hAnsi="Times New Roman" w:cs="Times New Roman"/>
          <w:sz w:val="24"/>
          <w:szCs w:val="24"/>
        </w:rPr>
        <w:t xml:space="preserve"> = 2.28,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0.05) and High density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vertAlign w:val="subscript"/>
        </w:rPr>
        <w:t>1,4</w:t>
      </w:r>
      <w:r>
        <w:rPr>
          <w:rFonts w:ascii="Times New Roman" w:eastAsia="Times New Roman" w:hAnsi="Times New Roman" w:cs="Times New Roman"/>
          <w:sz w:val="24"/>
          <w:szCs w:val="24"/>
        </w:rPr>
        <w:t xml:space="preserve"> = 3.01,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0.05) treatments. SIMPER analyses revealed no important changes in contribution to similarity of species between treatments. </w:t>
      </w:r>
      <w:r>
        <w:rPr>
          <w:rFonts w:ascii="Times New Roman" w:eastAsia="Times New Roman" w:hAnsi="Times New Roman" w:cs="Times New Roman"/>
          <w:color w:val="000000"/>
          <w:sz w:val="24"/>
          <w:szCs w:val="24"/>
          <w:highlight w:val="white"/>
        </w:rPr>
        <w:tab/>
        <w:t xml:space="preserve"> </w:t>
      </w:r>
    </w:p>
    <w:p w14:paraId="00000059" w14:textId="77777777" w:rsidR="000E09D1" w:rsidRDefault="00000000">
      <w:pPr>
        <w:spacing w:line="480" w:lineRule="auto"/>
        <w:rPr>
          <w:rFonts w:ascii="Times New Roman" w:eastAsia="Times New Roman" w:hAnsi="Times New Roman" w:cs="Times New Roman"/>
          <w:i/>
          <w:color w:val="000000"/>
          <w:sz w:val="24"/>
          <w:szCs w:val="24"/>
          <w:highlight w:val="white"/>
        </w:rPr>
      </w:pPr>
      <w:r>
        <w:rPr>
          <w:rFonts w:ascii="Times New Roman" w:eastAsia="Times New Roman" w:hAnsi="Times New Roman" w:cs="Times New Roman"/>
          <w:i/>
          <w:color w:val="000000"/>
          <w:sz w:val="24"/>
          <w:szCs w:val="24"/>
          <w:highlight w:val="white"/>
        </w:rPr>
        <w:t xml:space="preserve">4. Interaction patterns </w:t>
      </w:r>
    </w:p>
    <w:p w14:paraId="0000005A"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Deer density did not affect interaction dissimilarity (</w:t>
      </w:r>
      <w:sdt>
        <w:sdtPr>
          <w:tag w:val="goog_rdk_99"/>
          <w:id w:val="-1450779438"/>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highlight w:val="white"/>
        </w:rPr>
        <w:t xml:space="preserve"> involving Control networks (</w:t>
      </w:r>
      <w:r>
        <w:rPr>
          <w:rFonts w:ascii="Times New Roman" w:eastAsia="Times New Roman" w:hAnsi="Times New Roman" w:cs="Times New Roman"/>
          <w:i/>
          <w:color w:val="000000"/>
          <w:sz w:val="24"/>
          <w:szCs w:val="24"/>
          <w:highlight w:val="white"/>
        </w:rPr>
        <w:t>X</w:t>
      </w:r>
      <w:r>
        <w:rPr>
          <w:rFonts w:ascii="Times New Roman" w:eastAsia="Times New Roman" w:hAnsi="Times New Roman" w:cs="Times New Roman"/>
          <w:i/>
          <w:color w:val="000000"/>
          <w:sz w:val="24"/>
          <w:szCs w:val="24"/>
          <w:highlight w:val="white"/>
          <w:vertAlign w:val="superscript"/>
        </w:rPr>
        <w:t>2</w:t>
      </w:r>
      <w:r>
        <w:rPr>
          <w:rFonts w:ascii="Times New Roman" w:eastAsia="Times New Roman" w:hAnsi="Times New Roman" w:cs="Times New Roman"/>
          <w:color w:val="000000"/>
          <w:sz w:val="24"/>
          <w:szCs w:val="24"/>
          <w:highlight w:val="white"/>
          <w:vertAlign w:val="subscript"/>
        </w:rPr>
        <w:t>2</w:t>
      </w:r>
      <w:r>
        <w:rPr>
          <w:rFonts w:ascii="Times New Roman" w:eastAsia="Times New Roman" w:hAnsi="Times New Roman" w:cs="Times New Roman"/>
          <w:color w:val="000000"/>
          <w:sz w:val="24"/>
          <w:szCs w:val="24"/>
          <w:highlight w:val="white"/>
        </w:rPr>
        <w:t xml:space="preserve"> = 4.76,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xml:space="preserve">= 0.093). In contrast, deer density affected </w:t>
      </w:r>
      <w:sdt>
        <w:sdtPr>
          <w:tag w:val="goog_rdk_100"/>
          <w:id w:val="-1139793698"/>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color w:val="000000"/>
          <w:sz w:val="24"/>
          <w:szCs w:val="24"/>
          <w:highlight w:val="white"/>
        </w:rPr>
        <w:t xml:space="preserve"> involving both High (</w:t>
      </w:r>
      <w:r>
        <w:rPr>
          <w:rFonts w:ascii="Times New Roman" w:eastAsia="Times New Roman" w:hAnsi="Times New Roman" w:cs="Times New Roman"/>
          <w:i/>
          <w:color w:val="000000"/>
          <w:sz w:val="24"/>
          <w:szCs w:val="24"/>
          <w:highlight w:val="white"/>
        </w:rPr>
        <w:t>X</w:t>
      </w:r>
      <w:r>
        <w:rPr>
          <w:rFonts w:ascii="Times New Roman" w:eastAsia="Times New Roman" w:hAnsi="Times New Roman" w:cs="Times New Roman"/>
          <w:i/>
          <w:color w:val="000000"/>
          <w:sz w:val="24"/>
          <w:szCs w:val="24"/>
          <w:highlight w:val="white"/>
          <w:vertAlign w:val="superscript"/>
        </w:rPr>
        <w:t>2</w:t>
      </w:r>
      <w:r>
        <w:rPr>
          <w:rFonts w:ascii="Times New Roman" w:eastAsia="Times New Roman" w:hAnsi="Times New Roman" w:cs="Times New Roman"/>
          <w:color w:val="000000"/>
          <w:sz w:val="24"/>
          <w:szCs w:val="24"/>
          <w:highlight w:val="white"/>
          <w:vertAlign w:val="subscript"/>
        </w:rPr>
        <w:t>2</w:t>
      </w:r>
      <w:r>
        <w:rPr>
          <w:rFonts w:ascii="Times New Roman" w:eastAsia="Times New Roman" w:hAnsi="Times New Roman" w:cs="Times New Roman"/>
          <w:color w:val="000000"/>
          <w:sz w:val="24"/>
          <w:szCs w:val="24"/>
          <w:highlight w:val="white"/>
        </w:rPr>
        <w:t xml:space="preserve"> = 36.27,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&lt; 0.001) and Hyper density (</w:t>
      </w:r>
      <w:r>
        <w:rPr>
          <w:rFonts w:ascii="Times New Roman" w:eastAsia="Times New Roman" w:hAnsi="Times New Roman" w:cs="Times New Roman"/>
          <w:i/>
          <w:color w:val="000000"/>
          <w:sz w:val="24"/>
          <w:szCs w:val="24"/>
          <w:highlight w:val="white"/>
        </w:rPr>
        <w:t>X</w:t>
      </w:r>
      <w:r>
        <w:rPr>
          <w:rFonts w:ascii="Times New Roman" w:eastAsia="Times New Roman" w:hAnsi="Times New Roman" w:cs="Times New Roman"/>
          <w:i/>
          <w:color w:val="000000"/>
          <w:sz w:val="24"/>
          <w:szCs w:val="24"/>
          <w:highlight w:val="white"/>
          <w:vertAlign w:val="superscript"/>
        </w:rPr>
        <w:t>2</w:t>
      </w:r>
      <w:r>
        <w:rPr>
          <w:rFonts w:ascii="Times New Roman" w:eastAsia="Times New Roman" w:hAnsi="Times New Roman" w:cs="Times New Roman"/>
          <w:color w:val="000000"/>
          <w:sz w:val="24"/>
          <w:szCs w:val="24"/>
          <w:highlight w:val="white"/>
          <w:vertAlign w:val="subscript"/>
        </w:rPr>
        <w:t>2</w:t>
      </w:r>
      <w:r>
        <w:rPr>
          <w:rFonts w:ascii="Times New Roman" w:eastAsia="Times New Roman" w:hAnsi="Times New Roman" w:cs="Times New Roman"/>
          <w:color w:val="000000"/>
          <w:sz w:val="24"/>
          <w:szCs w:val="24"/>
          <w:highlight w:val="white"/>
        </w:rPr>
        <w:t xml:space="preserve"> = 6.94,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xml:space="preserve">= 0.031) networks. In both cases, local networks of High and Hyper density treatments presented lower </w:t>
      </w:r>
      <w:sdt>
        <w:sdtPr>
          <w:tag w:val="goog_rdk_101"/>
          <w:id w:val="-1495872690"/>
        </w:sdtPr>
        <w:sdtContent>
          <w:r>
            <w:rPr>
              <w:rFonts w:ascii="Cardo" w:eastAsia="Cardo" w:hAnsi="Cardo" w:cs="Cardo"/>
              <w:i/>
              <w:sz w:val="24"/>
              <w:szCs w:val="24"/>
            </w:rPr>
            <w:t>ꞵ</w:t>
          </w:r>
        </w:sdtContent>
      </w:sdt>
      <w:r>
        <w:rPr>
          <w:rFonts w:ascii="Times New Roman" w:eastAsia="Times New Roman" w:hAnsi="Times New Roman" w:cs="Times New Roman"/>
          <w:sz w:val="24"/>
          <w:szCs w:val="24"/>
          <w:vertAlign w:val="subscript"/>
        </w:rPr>
        <w:t>OS</w:t>
      </w:r>
      <w:r>
        <w:rPr>
          <w:rFonts w:ascii="Times New Roman" w:eastAsia="Times New Roman" w:hAnsi="Times New Roman" w:cs="Times New Roman"/>
          <w:color w:val="000000"/>
          <w:sz w:val="24"/>
          <w:szCs w:val="24"/>
          <w:highlight w:val="white"/>
        </w:rPr>
        <w:t xml:space="preserve"> when compared to network pairs involving both treatments (High-High vs High-Hyper, </w:t>
      </w:r>
      <w:r>
        <w:rPr>
          <w:rFonts w:ascii="Times New Roman" w:eastAsia="Times New Roman" w:hAnsi="Times New Roman" w:cs="Times New Roman"/>
          <w:i/>
          <w:color w:val="000000"/>
          <w:sz w:val="24"/>
          <w:szCs w:val="24"/>
          <w:highlight w:val="white"/>
        </w:rPr>
        <w:t xml:space="preserve">z </w:t>
      </w:r>
      <w:r>
        <w:rPr>
          <w:rFonts w:ascii="Times New Roman" w:eastAsia="Times New Roman" w:hAnsi="Times New Roman" w:cs="Times New Roman"/>
          <w:color w:val="000000"/>
          <w:sz w:val="24"/>
          <w:szCs w:val="24"/>
          <w:highlight w:val="white"/>
        </w:rPr>
        <w:t xml:space="preserve">= -5.11,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xml:space="preserve">&lt; 0.001; Hyper-Hyper vs High-Hyper, </w:t>
      </w:r>
      <w:r>
        <w:rPr>
          <w:rFonts w:ascii="Times New Roman" w:eastAsia="Times New Roman" w:hAnsi="Times New Roman" w:cs="Times New Roman"/>
          <w:i/>
          <w:color w:val="000000"/>
          <w:sz w:val="24"/>
          <w:szCs w:val="24"/>
          <w:highlight w:val="white"/>
        </w:rPr>
        <w:t xml:space="preserve">z </w:t>
      </w:r>
      <w:r>
        <w:rPr>
          <w:rFonts w:ascii="Times New Roman" w:eastAsia="Times New Roman" w:hAnsi="Times New Roman" w:cs="Times New Roman"/>
          <w:color w:val="000000"/>
          <w:sz w:val="24"/>
          <w:szCs w:val="24"/>
          <w:highlight w:val="white"/>
        </w:rPr>
        <w:t xml:space="preserve">= -2.13,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xml:space="preserve">= 0.028). The importance of interaction </w:t>
      </w:r>
      <w:r>
        <w:rPr>
          <w:rFonts w:ascii="Times New Roman" w:eastAsia="Times New Roman" w:hAnsi="Times New Roman" w:cs="Times New Roman"/>
          <w:color w:val="000000"/>
          <w:sz w:val="24"/>
          <w:szCs w:val="24"/>
          <w:highlight w:val="white"/>
        </w:rPr>
        <w:lastRenderedPageBreak/>
        <w:t>richness to rewiring for interaction dissimilarity increases as deer density increases (Figure S3).</w:t>
      </w:r>
    </w:p>
    <w:p w14:paraId="0000005B"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Deer density did not affect visitation rate of any focal plant (</w:t>
      </w:r>
      <w:r>
        <w:rPr>
          <w:rFonts w:ascii="Times New Roman" w:eastAsia="Times New Roman" w:hAnsi="Times New Roman" w:cs="Times New Roman"/>
          <w:i/>
          <w:color w:val="000000"/>
          <w:sz w:val="24"/>
          <w:szCs w:val="24"/>
          <w:highlight w:val="white"/>
        </w:rPr>
        <w:t>F</w:t>
      </w:r>
      <w:r>
        <w:rPr>
          <w:rFonts w:ascii="Times New Roman" w:eastAsia="Times New Roman" w:hAnsi="Times New Roman" w:cs="Times New Roman"/>
          <w:color w:val="000000"/>
          <w:sz w:val="24"/>
          <w:szCs w:val="24"/>
          <w:highlight w:val="white"/>
          <w:vertAlign w:val="subscript"/>
        </w:rPr>
        <w:t>2,6</w:t>
      </w:r>
      <w:r>
        <w:rPr>
          <w:rFonts w:ascii="Times New Roman" w:eastAsia="Times New Roman" w:hAnsi="Times New Roman" w:cs="Times New Roman"/>
          <w:color w:val="000000"/>
          <w:sz w:val="24"/>
          <w:szCs w:val="24"/>
          <w:highlight w:val="white"/>
        </w:rPr>
        <w:t xml:space="preserve"> &lt; 1.46,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xml:space="preserve">&gt; 0.30) (Figure </w:t>
      </w:r>
      <w:r>
        <w:rPr>
          <w:rFonts w:ascii="Times New Roman" w:eastAsia="Times New Roman" w:hAnsi="Times New Roman" w:cs="Times New Roman"/>
          <w:sz w:val="24"/>
          <w:szCs w:val="24"/>
          <w:highlight w:val="white"/>
        </w:rPr>
        <w:t>2</w:t>
      </w:r>
      <w:r>
        <w:rPr>
          <w:rFonts w:ascii="Times New Roman" w:eastAsia="Times New Roman" w:hAnsi="Times New Roman" w:cs="Times New Roman"/>
          <w:color w:val="000000"/>
          <w:sz w:val="24"/>
          <w:szCs w:val="24"/>
          <w:highlight w:val="white"/>
        </w:rPr>
        <w:t xml:space="preserve">a-c). Deer density did not affect generality of </w:t>
      </w:r>
      <w:r>
        <w:rPr>
          <w:rFonts w:ascii="Times New Roman" w:eastAsia="Times New Roman" w:hAnsi="Times New Roman" w:cs="Times New Roman"/>
          <w:i/>
          <w:color w:val="000000"/>
          <w:sz w:val="24"/>
          <w:szCs w:val="24"/>
          <w:highlight w:val="white"/>
        </w:rPr>
        <w:t xml:space="preserve">Cistus </w:t>
      </w:r>
      <w:proofErr w:type="spellStart"/>
      <w:r>
        <w:rPr>
          <w:rFonts w:ascii="Times New Roman" w:eastAsia="Times New Roman" w:hAnsi="Times New Roman" w:cs="Times New Roman"/>
          <w:i/>
          <w:color w:val="000000"/>
          <w:sz w:val="24"/>
          <w:szCs w:val="24"/>
          <w:highlight w:val="white"/>
        </w:rPr>
        <w:t>ladanifer</w:t>
      </w:r>
      <w:proofErr w:type="spellEnd"/>
      <w:r>
        <w:rPr>
          <w:rFonts w:ascii="Times New Roman" w:eastAsia="Times New Roman" w:hAnsi="Times New Roman" w:cs="Times New Roman"/>
          <w:i/>
          <w:color w:val="000000"/>
          <w:sz w:val="24"/>
          <w:szCs w:val="24"/>
          <w:highlight w:val="white"/>
        </w:rPr>
        <w:t xml:space="preserve"> </w:t>
      </w:r>
      <w:r>
        <w:rPr>
          <w:rFonts w:ascii="Times New Roman" w:eastAsia="Times New Roman" w:hAnsi="Times New Roman" w:cs="Times New Roman"/>
          <w:color w:val="000000"/>
          <w:sz w:val="24"/>
          <w:szCs w:val="24"/>
          <w:highlight w:val="white"/>
        </w:rPr>
        <w:t xml:space="preserve">and </w:t>
      </w:r>
      <w:r>
        <w:rPr>
          <w:rFonts w:ascii="Times New Roman" w:eastAsia="Times New Roman" w:hAnsi="Times New Roman" w:cs="Times New Roman"/>
          <w:i/>
          <w:color w:val="000000"/>
          <w:sz w:val="24"/>
          <w:szCs w:val="24"/>
          <w:highlight w:val="white"/>
        </w:rPr>
        <w:t xml:space="preserve">C. </w:t>
      </w:r>
      <w:proofErr w:type="spellStart"/>
      <w:r>
        <w:rPr>
          <w:rFonts w:ascii="Times New Roman" w:eastAsia="Times New Roman" w:hAnsi="Times New Roman" w:cs="Times New Roman"/>
          <w:i/>
          <w:color w:val="000000"/>
          <w:sz w:val="24"/>
          <w:szCs w:val="24"/>
          <w:highlight w:val="white"/>
        </w:rPr>
        <w:t>populifolius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color w:val="000000"/>
          <w:sz w:val="24"/>
          <w:szCs w:val="24"/>
          <w:highlight w:val="white"/>
        </w:rPr>
        <w:t>F</w:t>
      </w:r>
      <w:r>
        <w:rPr>
          <w:rFonts w:ascii="Times New Roman" w:eastAsia="Times New Roman" w:hAnsi="Times New Roman" w:cs="Times New Roman"/>
          <w:color w:val="000000"/>
          <w:sz w:val="24"/>
          <w:szCs w:val="24"/>
          <w:highlight w:val="white"/>
          <w:vertAlign w:val="subscript"/>
        </w:rPr>
        <w:t>2,6</w:t>
      </w:r>
      <w:r>
        <w:rPr>
          <w:rFonts w:ascii="Times New Roman" w:eastAsia="Times New Roman" w:hAnsi="Times New Roman" w:cs="Times New Roman"/>
          <w:color w:val="000000"/>
          <w:sz w:val="24"/>
          <w:szCs w:val="24"/>
          <w:highlight w:val="white"/>
        </w:rPr>
        <w:t xml:space="preserve"> &lt; 4,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&gt; 0.08</w:t>
      </w:r>
      <w:r>
        <w:rPr>
          <w:rFonts w:ascii="Times New Roman" w:eastAsia="Times New Roman" w:hAnsi="Times New Roman" w:cs="Times New Roman"/>
          <w:sz w:val="24"/>
          <w:szCs w:val="24"/>
        </w:rPr>
        <w:t xml:space="preserve">) (Figure 2d-e), but affected generality of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color w:val="000000"/>
          <w:sz w:val="24"/>
          <w:szCs w:val="24"/>
          <w:highlight w:val="white"/>
        </w:rPr>
        <w:t>F</w:t>
      </w:r>
      <w:r>
        <w:rPr>
          <w:rFonts w:ascii="Times New Roman" w:eastAsia="Times New Roman" w:hAnsi="Times New Roman" w:cs="Times New Roman"/>
          <w:color w:val="000000"/>
          <w:sz w:val="24"/>
          <w:szCs w:val="24"/>
          <w:highlight w:val="white"/>
          <w:vertAlign w:val="subscript"/>
        </w:rPr>
        <w:t>2,6</w:t>
      </w:r>
      <w:r>
        <w:rPr>
          <w:rFonts w:ascii="Times New Roman" w:eastAsia="Times New Roman" w:hAnsi="Times New Roman" w:cs="Times New Roman"/>
          <w:color w:val="000000"/>
          <w:sz w:val="24"/>
          <w:szCs w:val="24"/>
          <w:highlight w:val="white"/>
        </w:rPr>
        <w:t xml:space="preserve"> = 11.22, </w:t>
      </w:r>
      <w:r>
        <w:rPr>
          <w:rFonts w:ascii="Times New Roman" w:eastAsia="Times New Roman" w:hAnsi="Times New Roman" w:cs="Times New Roman"/>
          <w:i/>
          <w:color w:val="000000"/>
          <w:sz w:val="24"/>
          <w:szCs w:val="24"/>
          <w:highlight w:val="white"/>
        </w:rPr>
        <w:t>P</w:t>
      </w:r>
      <w:r>
        <w:rPr>
          <w:rFonts w:ascii="Times New Roman" w:eastAsia="Times New Roman" w:hAnsi="Times New Roman" w:cs="Times New Roman"/>
          <w:color w:val="000000"/>
          <w:sz w:val="24"/>
          <w:szCs w:val="24"/>
          <w:highlight w:val="white"/>
        </w:rPr>
        <w:t xml:space="preserve"> = 0.009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had lower generality in the Hyper density treatment than in the Control treatment (Tukey’s </w:t>
      </w:r>
      <w:r>
        <w:rPr>
          <w:rFonts w:ascii="Times New Roman" w:eastAsia="Times New Roman" w:hAnsi="Times New Roman" w:cs="Times New Roman"/>
          <w:i/>
          <w:sz w:val="24"/>
          <w:szCs w:val="24"/>
        </w:rPr>
        <w:t xml:space="preserve">P </w:t>
      </w:r>
      <w:r>
        <w:rPr>
          <w:rFonts w:ascii="Times New Roman" w:eastAsia="Times New Roman" w:hAnsi="Times New Roman" w:cs="Times New Roman"/>
          <w:sz w:val="24"/>
          <w:szCs w:val="24"/>
        </w:rPr>
        <w:t xml:space="preserve">= 0.008) (Figure 2f). Pollinator generality was unaffected by deer density </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i/>
          <w:color w:val="000000"/>
          <w:sz w:val="24"/>
          <w:szCs w:val="24"/>
          <w:highlight w:val="white"/>
        </w:rPr>
        <w:t>F</w:t>
      </w:r>
      <w:r>
        <w:rPr>
          <w:rFonts w:ascii="Times New Roman" w:eastAsia="Times New Roman" w:hAnsi="Times New Roman" w:cs="Times New Roman"/>
          <w:color w:val="000000"/>
          <w:sz w:val="24"/>
          <w:szCs w:val="24"/>
          <w:highlight w:val="white"/>
          <w:vertAlign w:val="subscript"/>
        </w:rPr>
        <w:t>2,6</w:t>
      </w:r>
      <w:r>
        <w:rPr>
          <w:rFonts w:ascii="Times New Roman" w:eastAsia="Times New Roman" w:hAnsi="Times New Roman" w:cs="Times New Roman"/>
          <w:color w:val="000000"/>
          <w:sz w:val="24"/>
          <w:szCs w:val="24"/>
          <w:highlight w:val="white"/>
        </w:rPr>
        <w:t xml:space="preserve"> = 1.14, </w:t>
      </w:r>
      <w:r>
        <w:rPr>
          <w:rFonts w:ascii="Times New Roman" w:eastAsia="Times New Roman" w:hAnsi="Times New Roman" w:cs="Times New Roman"/>
          <w:i/>
          <w:color w:val="000000"/>
          <w:sz w:val="24"/>
          <w:szCs w:val="24"/>
          <w:highlight w:val="white"/>
        </w:rPr>
        <w:t xml:space="preserve">P </w:t>
      </w:r>
      <w:r>
        <w:rPr>
          <w:rFonts w:ascii="Times New Roman" w:eastAsia="Times New Roman" w:hAnsi="Times New Roman" w:cs="Times New Roman"/>
          <w:color w:val="000000"/>
          <w:sz w:val="24"/>
          <w:szCs w:val="24"/>
          <w:highlight w:val="white"/>
        </w:rPr>
        <w:t>= 0.38).</w:t>
      </w:r>
    </w:p>
    <w:p w14:paraId="0000005C" w14:textId="77777777" w:rsidR="000E09D1" w:rsidRDefault="00000000">
      <w:pPr>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5. Network structure</w:t>
      </w:r>
    </w:p>
    <w:p w14:paraId="0000005D" w14:textId="77777777" w:rsidR="000E09D1" w:rsidRDefault="00000000">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Deer density did not affect network size, interaction richness or interaction diversity (Table 1). However, deer density affected interaction evenness. Thus, the Hyper </w:t>
      </w:r>
      <w:proofErr w:type="gramStart"/>
      <w:r>
        <w:rPr>
          <w:rFonts w:ascii="Times New Roman" w:eastAsia="Times New Roman" w:hAnsi="Times New Roman" w:cs="Times New Roman"/>
          <w:sz w:val="24"/>
          <w:szCs w:val="24"/>
          <w:highlight w:val="white"/>
        </w:rPr>
        <w:t>density  treatment</w:t>
      </w:r>
      <w:proofErr w:type="gramEnd"/>
      <w:r>
        <w:rPr>
          <w:rFonts w:ascii="Times New Roman" w:eastAsia="Times New Roman" w:hAnsi="Times New Roman" w:cs="Times New Roman"/>
          <w:sz w:val="24"/>
          <w:szCs w:val="24"/>
          <w:highlight w:val="white"/>
        </w:rPr>
        <w:t xml:space="preserve"> showed lower interaction evenness than the High density treatment (Table 1). Similarly, the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 showed higher network </w:t>
      </w:r>
      <w:proofErr w:type="spellStart"/>
      <w:r>
        <w:rPr>
          <w:rFonts w:ascii="Times New Roman" w:eastAsia="Times New Roman" w:hAnsi="Times New Roman" w:cs="Times New Roman"/>
          <w:sz w:val="24"/>
          <w:szCs w:val="24"/>
          <w:highlight w:val="white"/>
        </w:rPr>
        <w:t>connectance</w:t>
      </w:r>
      <w:proofErr w:type="spellEnd"/>
      <w:r>
        <w:rPr>
          <w:rFonts w:ascii="Times New Roman" w:eastAsia="Times New Roman" w:hAnsi="Times New Roman" w:cs="Times New Roman"/>
          <w:sz w:val="24"/>
          <w:szCs w:val="24"/>
          <w:highlight w:val="white"/>
        </w:rPr>
        <w:t xml:space="preserve"> than the Control and the Hyper density treatments (Table 1). Finally, the Hyper density treatment had lower network specialization than the Control and the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treatments (Table 1). Most results were identical when network size was included as a covariate (Table 1).</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4"/>
          <w:szCs w:val="24"/>
          <w:highlight w:val="white"/>
        </w:rPr>
        <w:t>Bipartite meta-networks from each treatment are shown in Figure 3.</w:t>
      </w:r>
    </w:p>
    <w:p w14:paraId="0000005E" w14:textId="77777777" w:rsidR="000E09D1" w:rsidRDefault="00000000">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All networks were significantly less nested and more modular than random (Table S1). The Hyper density treatment had the least structured networks as presented the lowest </w:t>
      </w:r>
      <w:r>
        <w:rPr>
          <w:rFonts w:ascii="Times New Roman" w:eastAsia="Times New Roman" w:hAnsi="Times New Roman" w:cs="Times New Roman"/>
          <w:i/>
          <w:sz w:val="24"/>
          <w:szCs w:val="24"/>
          <w:highlight w:val="white"/>
        </w:rPr>
        <w:t xml:space="preserve">z-scores </w:t>
      </w:r>
      <w:r>
        <w:rPr>
          <w:rFonts w:ascii="Times New Roman" w:eastAsia="Times New Roman" w:hAnsi="Times New Roman" w:cs="Times New Roman"/>
          <w:sz w:val="24"/>
          <w:szCs w:val="24"/>
          <w:highlight w:val="white"/>
        </w:rPr>
        <w:t xml:space="preserve">among networks (Table S1). The Hyper density treatment also showed higher </w:t>
      </w:r>
      <w:proofErr w:type="spellStart"/>
      <w:r>
        <w:rPr>
          <w:rFonts w:ascii="Times New Roman" w:eastAsia="Times New Roman" w:hAnsi="Times New Roman" w:cs="Times New Roman"/>
          <w:sz w:val="24"/>
          <w:szCs w:val="24"/>
          <w:highlight w:val="white"/>
        </w:rPr>
        <w:t>nestedness</w:t>
      </w:r>
      <w:proofErr w:type="spellEnd"/>
      <w:r>
        <w:rPr>
          <w:rFonts w:ascii="Times New Roman" w:eastAsia="Times New Roman" w:hAnsi="Times New Roman" w:cs="Times New Roman"/>
          <w:sz w:val="24"/>
          <w:szCs w:val="24"/>
          <w:highlight w:val="white"/>
        </w:rPr>
        <w:t xml:space="preserve"> than Control and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 and lower modularity than the Control treatment (Table 1). Hyper and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treatments had lower numbers of modules than the Control treatment (Table 1). Most of these significant differences </w:t>
      </w:r>
    </w:p>
    <w:p w14:paraId="0000005F" w14:textId="77777777" w:rsidR="000E09D1" w:rsidRDefault="00000000">
      <w:pPr>
        <w:spacing w:line="480" w:lineRule="auto"/>
        <w:jc w:val="both"/>
        <w:rPr>
          <w:rFonts w:ascii="Times New Roman" w:eastAsia="Times New Roman" w:hAnsi="Times New Roman" w:cs="Times New Roman"/>
          <w:i/>
          <w:sz w:val="24"/>
          <w:szCs w:val="24"/>
        </w:rPr>
      </w:pPr>
      <w:r>
        <w:rPr>
          <w:noProof/>
        </w:rPr>
        <w:lastRenderedPageBreak/>
        <w:drawing>
          <wp:inline distT="0" distB="0" distL="0" distR="0" wp14:anchorId="05596905" wp14:editId="521EA1E2">
            <wp:extent cx="5399730" cy="3314700"/>
            <wp:effectExtent l="0" t="0" r="0" b="0"/>
            <wp:docPr id="16287009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99730" cy="3314700"/>
                    </a:xfrm>
                    <a:prstGeom prst="rect">
                      <a:avLst/>
                    </a:prstGeom>
                    <a:ln/>
                  </pic:spPr>
                </pic:pic>
              </a:graphicData>
            </a:graphic>
          </wp:inline>
        </w:drawing>
      </w:r>
    </w:p>
    <w:p w14:paraId="00000060" w14:textId="77777777" w:rsidR="000E09D1" w:rsidRDefault="00000000">
      <w:pPr>
        <w:spacing w:line="48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0"/>
          <w:szCs w:val="20"/>
          <w:highlight w:val="white"/>
        </w:rPr>
        <w:t xml:space="preserve">Figure 2. </w:t>
      </w:r>
      <w:r>
        <w:rPr>
          <w:rFonts w:ascii="Times New Roman" w:eastAsia="Times New Roman" w:hAnsi="Times New Roman" w:cs="Times New Roman"/>
          <w:sz w:val="20"/>
          <w:szCs w:val="20"/>
          <w:highlight w:val="white"/>
        </w:rPr>
        <w:t>Visitation rate (a-c) and generality (d-f) of each focal plant species in Control (green), High density (blue), and Hyper density (red) treatments. Different letters above the bars indicate significant (</w:t>
      </w:r>
      <w:r>
        <w:rPr>
          <w:rFonts w:ascii="Times New Roman" w:eastAsia="Times New Roman" w:hAnsi="Times New Roman" w:cs="Times New Roman"/>
          <w:i/>
          <w:sz w:val="20"/>
          <w:szCs w:val="20"/>
          <w:highlight w:val="white"/>
        </w:rPr>
        <w:t xml:space="preserve">P </w:t>
      </w:r>
      <w:r>
        <w:rPr>
          <w:rFonts w:ascii="Times New Roman" w:eastAsia="Times New Roman" w:hAnsi="Times New Roman" w:cs="Times New Roman"/>
          <w:sz w:val="20"/>
          <w:szCs w:val="20"/>
          <w:highlight w:val="white"/>
        </w:rPr>
        <w:t>&lt; 0.05) differences between treatments.</w:t>
      </w:r>
    </w:p>
    <w:p w14:paraId="00000061" w14:textId="77777777" w:rsidR="000E09D1" w:rsidRDefault="000E09D1">
      <w:pPr>
        <w:spacing w:line="480" w:lineRule="auto"/>
        <w:jc w:val="both"/>
        <w:rPr>
          <w:rFonts w:ascii="Times New Roman" w:eastAsia="Times New Roman" w:hAnsi="Times New Roman" w:cs="Times New Roman"/>
          <w:sz w:val="20"/>
          <w:szCs w:val="20"/>
          <w:highlight w:val="white"/>
        </w:rPr>
      </w:pPr>
    </w:p>
    <w:p w14:paraId="00000062" w14:textId="77777777" w:rsidR="000E09D1" w:rsidRDefault="00000000">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disappeared when network size was included as a covariate (Table 1). Deer density did not affect network robustness (Table 1).</w:t>
      </w:r>
    </w:p>
    <w:p w14:paraId="00000063" w14:textId="77777777" w:rsidR="000E09D1" w:rsidRDefault="00000000">
      <w:pPr>
        <w:spacing w:line="480" w:lineRule="auto"/>
        <w:jc w:val="both"/>
        <w:rPr>
          <w:rFonts w:ascii="Times New Roman" w:eastAsia="Times New Roman" w:hAnsi="Times New Roman" w:cs="Times New Roman"/>
          <w:sz w:val="20"/>
          <w:szCs w:val="20"/>
          <w:highlight w:val="white"/>
        </w:rPr>
        <w:sectPr w:rsidR="000E09D1">
          <w:footerReference w:type="first" r:id="rId12"/>
          <w:pgSz w:w="11906" w:h="16838"/>
          <w:pgMar w:top="1417" w:right="1701" w:bottom="1417" w:left="1701" w:header="708" w:footer="708" w:gutter="0"/>
          <w:lnNumType w:countBy="1" w:restart="continuous"/>
          <w:pgNumType w:start="1"/>
          <w:cols w:space="720"/>
          <w:titlePg/>
        </w:sectPr>
      </w:pPr>
      <w:r>
        <w:rPr>
          <w:rFonts w:ascii="Times New Roman" w:eastAsia="Times New Roman" w:hAnsi="Times New Roman" w:cs="Times New Roman"/>
          <w:sz w:val="24"/>
          <w:szCs w:val="24"/>
          <w:highlight w:val="white"/>
        </w:rPr>
        <w:t xml:space="preserve">All treatments had a module characterized by frequent interactions between </w:t>
      </w:r>
      <w:r>
        <w:rPr>
          <w:rFonts w:ascii="Times New Roman" w:eastAsia="Times New Roman" w:hAnsi="Times New Roman" w:cs="Times New Roman"/>
          <w:i/>
          <w:sz w:val="24"/>
          <w:szCs w:val="24"/>
          <w:highlight w:val="white"/>
        </w:rPr>
        <w:t xml:space="preserve">Cistus </w:t>
      </w:r>
      <w:proofErr w:type="spellStart"/>
      <w:r>
        <w:rPr>
          <w:rFonts w:ascii="Times New Roman" w:eastAsia="Times New Roman" w:hAnsi="Times New Roman" w:cs="Times New Roman"/>
          <w:i/>
          <w:sz w:val="24"/>
          <w:szCs w:val="24"/>
          <w:highlight w:val="white"/>
        </w:rPr>
        <w:t>ladanifer</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and beetles (mainly </w:t>
      </w:r>
      <w:proofErr w:type="spellStart"/>
      <w:r>
        <w:rPr>
          <w:rFonts w:ascii="Times New Roman" w:eastAsia="Times New Roman" w:hAnsi="Times New Roman" w:cs="Times New Roman"/>
          <w:i/>
          <w:sz w:val="24"/>
          <w:szCs w:val="24"/>
          <w:highlight w:val="white"/>
        </w:rPr>
        <w:t>Heliotaurus</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gr. </w:t>
      </w:r>
      <w:r>
        <w:rPr>
          <w:rFonts w:ascii="Times New Roman" w:eastAsia="Times New Roman" w:hAnsi="Times New Roman" w:cs="Times New Roman"/>
          <w:i/>
          <w:sz w:val="24"/>
          <w:szCs w:val="24"/>
          <w:highlight w:val="white"/>
        </w:rPr>
        <w:t>ruficollis</w:t>
      </w:r>
      <w:r>
        <w:rPr>
          <w:rFonts w:ascii="Times New Roman" w:eastAsia="Times New Roman" w:hAnsi="Times New Roman" w:cs="Times New Roman"/>
          <w:sz w:val="24"/>
          <w:szCs w:val="24"/>
          <w:highlight w:val="white"/>
        </w:rPr>
        <w:t xml:space="preserve">), medium-sized flies (mostly </w:t>
      </w:r>
      <w:proofErr w:type="spellStart"/>
      <w:r>
        <w:rPr>
          <w:rFonts w:ascii="Times New Roman" w:eastAsia="Times New Roman" w:hAnsi="Times New Roman" w:cs="Times New Roman"/>
          <w:sz w:val="24"/>
          <w:szCs w:val="24"/>
          <w:highlight w:val="white"/>
        </w:rPr>
        <w:t>Anthomyiidae</w:t>
      </w:r>
      <w:proofErr w:type="spellEnd"/>
      <w:r>
        <w:rPr>
          <w:rFonts w:ascii="Times New Roman" w:eastAsia="Times New Roman" w:hAnsi="Times New Roman" w:cs="Times New Roman"/>
          <w:sz w:val="24"/>
          <w:szCs w:val="24"/>
          <w:highlight w:val="white"/>
        </w:rPr>
        <w:t>) and ants (</w:t>
      </w:r>
      <w:proofErr w:type="spellStart"/>
      <w:r>
        <w:rPr>
          <w:rFonts w:ascii="Times New Roman" w:eastAsia="Times New Roman" w:hAnsi="Times New Roman" w:cs="Times New Roman"/>
          <w:i/>
          <w:sz w:val="24"/>
          <w:szCs w:val="24"/>
          <w:highlight w:val="white"/>
        </w:rPr>
        <w:t>Camponotus</w:t>
      </w:r>
      <w:proofErr w:type="spellEnd"/>
      <w:r>
        <w:rPr>
          <w:rFonts w:ascii="Times New Roman" w:eastAsia="Times New Roman" w:hAnsi="Times New Roman" w:cs="Times New Roman"/>
          <w:i/>
          <w:sz w:val="24"/>
          <w:szCs w:val="24"/>
          <w:highlight w:val="white"/>
        </w:rPr>
        <w:t xml:space="preserve"> </w:t>
      </w:r>
      <w:proofErr w:type="spellStart"/>
      <w:r>
        <w:rPr>
          <w:rFonts w:ascii="Times New Roman" w:eastAsia="Times New Roman" w:hAnsi="Times New Roman" w:cs="Times New Roman"/>
          <w:i/>
          <w:sz w:val="24"/>
          <w:szCs w:val="24"/>
          <w:highlight w:val="white"/>
        </w:rPr>
        <w:t>cruentatus</w:t>
      </w:r>
      <w:proofErr w:type="spellEnd"/>
      <w:r>
        <w:rPr>
          <w:rFonts w:ascii="Times New Roman" w:eastAsia="Times New Roman" w:hAnsi="Times New Roman" w:cs="Times New Roman"/>
          <w:sz w:val="24"/>
          <w:szCs w:val="24"/>
          <w:highlight w:val="white"/>
        </w:rPr>
        <w:t xml:space="preserve"> among others) (Figure 4). The Control treatment had two exclusive modules: one characterized by frequent interactions between </w:t>
      </w:r>
      <w:r>
        <w:rPr>
          <w:rFonts w:ascii="Times New Roman" w:eastAsia="Times New Roman" w:hAnsi="Times New Roman" w:cs="Times New Roman"/>
          <w:i/>
          <w:sz w:val="24"/>
          <w:szCs w:val="24"/>
          <w:highlight w:val="white"/>
        </w:rPr>
        <w:t xml:space="preserve">C. </w:t>
      </w:r>
      <w:proofErr w:type="spellStart"/>
      <w:r>
        <w:rPr>
          <w:rFonts w:ascii="Times New Roman" w:eastAsia="Times New Roman" w:hAnsi="Times New Roman" w:cs="Times New Roman"/>
          <w:i/>
          <w:sz w:val="24"/>
          <w:szCs w:val="24"/>
          <w:highlight w:val="white"/>
        </w:rPr>
        <w:t>populifolius</w:t>
      </w:r>
      <w:proofErr w:type="spellEnd"/>
      <w:r>
        <w:rPr>
          <w:rFonts w:ascii="Times New Roman" w:eastAsia="Times New Roman" w:hAnsi="Times New Roman" w:cs="Times New Roman"/>
          <w:sz w:val="24"/>
          <w:szCs w:val="24"/>
          <w:highlight w:val="white"/>
        </w:rPr>
        <w:t xml:space="preserve"> and short-tongued small bees (</w:t>
      </w:r>
      <w:proofErr w:type="spellStart"/>
      <w:r>
        <w:rPr>
          <w:rFonts w:ascii="Times New Roman" w:eastAsia="Times New Roman" w:hAnsi="Times New Roman" w:cs="Times New Roman"/>
          <w:i/>
          <w:sz w:val="24"/>
          <w:szCs w:val="24"/>
          <w:highlight w:val="white"/>
        </w:rPr>
        <w:t>Lasioglossum</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spp.) and ants (mainly </w:t>
      </w:r>
      <w:proofErr w:type="spellStart"/>
      <w:r>
        <w:rPr>
          <w:rFonts w:ascii="Times New Roman" w:eastAsia="Times New Roman" w:hAnsi="Times New Roman" w:cs="Times New Roman"/>
          <w:i/>
          <w:sz w:val="24"/>
          <w:szCs w:val="24"/>
          <w:highlight w:val="white"/>
        </w:rPr>
        <w:t>Iberoformica</w:t>
      </w:r>
      <w:proofErr w:type="spellEnd"/>
      <w:r>
        <w:rPr>
          <w:rFonts w:ascii="Times New Roman" w:eastAsia="Times New Roman" w:hAnsi="Times New Roman" w:cs="Times New Roman"/>
          <w:i/>
          <w:sz w:val="24"/>
          <w:szCs w:val="24"/>
          <w:highlight w:val="white"/>
        </w:rPr>
        <w:t xml:space="preserve"> </w:t>
      </w:r>
      <w:proofErr w:type="spellStart"/>
      <w:r>
        <w:rPr>
          <w:rFonts w:ascii="Times New Roman" w:eastAsia="Times New Roman" w:hAnsi="Times New Roman" w:cs="Times New Roman"/>
          <w:i/>
          <w:sz w:val="24"/>
          <w:szCs w:val="24"/>
          <w:highlight w:val="white"/>
        </w:rPr>
        <w:t>subrufa</w:t>
      </w:r>
      <w:proofErr w:type="spellEnd"/>
      <w:r>
        <w:rPr>
          <w:rFonts w:ascii="Times New Roman" w:eastAsia="Times New Roman" w:hAnsi="Times New Roman" w:cs="Times New Roman"/>
          <w:sz w:val="24"/>
          <w:szCs w:val="24"/>
          <w:highlight w:val="white"/>
        </w:rPr>
        <w:t xml:space="preserve">), and another conformed by </w:t>
      </w:r>
      <w:r>
        <w:rPr>
          <w:rFonts w:ascii="Times New Roman" w:eastAsia="Times New Roman" w:hAnsi="Times New Roman" w:cs="Times New Roman"/>
          <w:i/>
          <w:sz w:val="24"/>
          <w:szCs w:val="24"/>
          <w:highlight w:val="white"/>
        </w:rPr>
        <w:t xml:space="preserve">Thymus </w:t>
      </w:r>
      <w:proofErr w:type="spellStart"/>
      <w:r>
        <w:rPr>
          <w:rFonts w:ascii="Times New Roman" w:eastAsia="Times New Roman" w:hAnsi="Times New Roman" w:cs="Times New Roman"/>
          <w:i/>
          <w:sz w:val="24"/>
          <w:szCs w:val="24"/>
          <w:highlight w:val="white"/>
        </w:rPr>
        <w:t>mastichina</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and nomad bees (</w:t>
      </w:r>
      <w:proofErr w:type="spellStart"/>
      <w:r>
        <w:rPr>
          <w:rFonts w:ascii="Times New Roman" w:eastAsia="Times New Roman" w:hAnsi="Times New Roman" w:cs="Times New Roman"/>
          <w:i/>
          <w:sz w:val="24"/>
          <w:szCs w:val="24"/>
          <w:highlight w:val="white"/>
        </w:rPr>
        <w:t>Nomada</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spp.) and tachinid flies (</w:t>
      </w:r>
      <w:proofErr w:type="spellStart"/>
      <w:r>
        <w:rPr>
          <w:rFonts w:ascii="Times New Roman" w:eastAsia="Times New Roman" w:hAnsi="Times New Roman" w:cs="Times New Roman"/>
          <w:sz w:val="24"/>
          <w:szCs w:val="24"/>
          <w:highlight w:val="white"/>
        </w:rPr>
        <w:t>Tachinidae</w:t>
      </w:r>
      <w:proofErr w:type="spellEnd"/>
      <w:r>
        <w:rPr>
          <w:rFonts w:ascii="Times New Roman" w:eastAsia="Times New Roman" w:hAnsi="Times New Roman" w:cs="Times New Roman"/>
          <w:sz w:val="24"/>
          <w:szCs w:val="24"/>
          <w:highlight w:val="white"/>
        </w:rPr>
        <w:t xml:space="preserve">) (Figure 4). In the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 these two modules merged together. In the Hyper density treatment, the </w:t>
      </w:r>
      <w:r>
        <w:rPr>
          <w:rFonts w:ascii="Times New Roman" w:eastAsia="Times New Roman" w:hAnsi="Times New Roman" w:cs="Times New Roman"/>
          <w:i/>
          <w:sz w:val="24"/>
          <w:szCs w:val="24"/>
          <w:highlight w:val="white"/>
        </w:rPr>
        <w:t xml:space="preserve">T. </w:t>
      </w:r>
      <w:proofErr w:type="spellStart"/>
      <w:r>
        <w:rPr>
          <w:rFonts w:ascii="Times New Roman" w:eastAsia="Times New Roman" w:hAnsi="Times New Roman" w:cs="Times New Roman"/>
          <w:i/>
          <w:sz w:val="24"/>
          <w:szCs w:val="24"/>
          <w:highlight w:val="white"/>
        </w:rPr>
        <w:t>mastichina</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module weakened (interaction frequency decreased and the plant </w:t>
      </w:r>
    </w:p>
    <w:p w14:paraId="00000064" w14:textId="77777777" w:rsidR="000E09D1"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lastRenderedPageBreak/>
        <w:t>Table 1.</w:t>
      </w:r>
      <w:r>
        <w:rPr>
          <w:rFonts w:ascii="Times New Roman" w:eastAsia="Times New Roman" w:hAnsi="Times New Roman" w:cs="Times New Roman"/>
          <w:sz w:val="24"/>
          <w:szCs w:val="24"/>
          <w:highlight w:val="white"/>
        </w:rPr>
        <w:t xml:space="preserve"> Measures of network structure in Control, High density (High), and Hyper density (Hyper) networks (N = 3 per treatment). Model 1 = ANOVA (treatment as fixed factor); Model 2 = ANCOVA (network size as covariate).</w:t>
      </w:r>
    </w:p>
    <w:tbl>
      <w:tblPr>
        <w:tblStyle w:val="a0"/>
        <w:tblW w:w="13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9"/>
        <w:gridCol w:w="1388"/>
        <w:gridCol w:w="1246"/>
        <w:gridCol w:w="1330"/>
        <w:gridCol w:w="686"/>
        <w:gridCol w:w="924"/>
        <w:gridCol w:w="2060"/>
        <w:gridCol w:w="686"/>
        <w:gridCol w:w="686"/>
        <w:gridCol w:w="2060"/>
      </w:tblGrid>
      <w:tr w:rsidR="000E09D1" w14:paraId="20500890" w14:textId="77777777">
        <w:trPr>
          <w:trHeight w:val="300"/>
        </w:trPr>
        <w:tc>
          <w:tcPr>
            <w:tcW w:w="2369" w:type="dxa"/>
            <w:tcBorders>
              <w:bottom w:val="single" w:sz="8" w:space="0" w:color="000000"/>
            </w:tcBorders>
            <w:tcMar>
              <w:top w:w="0" w:type="dxa"/>
              <w:left w:w="80" w:type="dxa"/>
              <w:bottom w:w="0" w:type="dxa"/>
              <w:right w:w="80" w:type="dxa"/>
            </w:tcMar>
            <w:vAlign w:val="bottom"/>
          </w:tcPr>
          <w:p w14:paraId="00000065"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1388" w:type="dxa"/>
            <w:tcBorders>
              <w:bottom w:val="single" w:sz="8" w:space="0" w:color="000000"/>
            </w:tcBorders>
            <w:tcMar>
              <w:top w:w="0" w:type="dxa"/>
              <w:left w:w="80" w:type="dxa"/>
              <w:bottom w:w="0" w:type="dxa"/>
              <w:right w:w="80" w:type="dxa"/>
            </w:tcMar>
            <w:vAlign w:val="bottom"/>
          </w:tcPr>
          <w:p w14:paraId="00000066"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1246" w:type="dxa"/>
            <w:tcBorders>
              <w:bottom w:val="single" w:sz="8" w:space="0" w:color="000000"/>
            </w:tcBorders>
            <w:tcMar>
              <w:top w:w="0" w:type="dxa"/>
              <w:left w:w="80" w:type="dxa"/>
              <w:bottom w:w="0" w:type="dxa"/>
              <w:right w:w="80" w:type="dxa"/>
            </w:tcMar>
            <w:vAlign w:val="bottom"/>
          </w:tcPr>
          <w:p w14:paraId="00000067"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1330" w:type="dxa"/>
            <w:tcBorders>
              <w:bottom w:val="single" w:sz="8" w:space="0" w:color="000000"/>
            </w:tcBorders>
            <w:tcMar>
              <w:top w:w="0" w:type="dxa"/>
              <w:left w:w="80" w:type="dxa"/>
              <w:bottom w:w="0" w:type="dxa"/>
              <w:right w:w="80" w:type="dxa"/>
            </w:tcMar>
            <w:vAlign w:val="bottom"/>
          </w:tcPr>
          <w:p w14:paraId="00000068"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686" w:type="dxa"/>
            <w:tcBorders>
              <w:bottom w:val="single" w:sz="8" w:space="0" w:color="000000"/>
            </w:tcBorders>
            <w:tcMar>
              <w:top w:w="0" w:type="dxa"/>
              <w:left w:w="80" w:type="dxa"/>
              <w:bottom w:w="0" w:type="dxa"/>
              <w:right w:w="80" w:type="dxa"/>
            </w:tcMar>
            <w:vAlign w:val="bottom"/>
          </w:tcPr>
          <w:p w14:paraId="00000069"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924" w:type="dxa"/>
            <w:tcBorders>
              <w:bottom w:val="single" w:sz="8" w:space="0" w:color="000000"/>
            </w:tcBorders>
            <w:tcMar>
              <w:top w:w="0" w:type="dxa"/>
              <w:left w:w="80" w:type="dxa"/>
              <w:bottom w:w="0" w:type="dxa"/>
              <w:right w:w="80" w:type="dxa"/>
            </w:tcMar>
            <w:vAlign w:val="bottom"/>
          </w:tcPr>
          <w:p w14:paraId="0000006A"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2060" w:type="dxa"/>
            <w:tcBorders>
              <w:bottom w:val="single" w:sz="8" w:space="0" w:color="000000"/>
            </w:tcBorders>
            <w:tcMar>
              <w:top w:w="0" w:type="dxa"/>
              <w:left w:w="80" w:type="dxa"/>
              <w:bottom w:w="0" w:type="dxa"/>
              <w:right w:w="80" w:type="dxa"/>
            </w:tcMar>
            <w:vAlign w:val="bottom"/>
          </w:tcPr>
          <w:p w14:paraId="0000006B"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686" w:type="dxa"/>
            <w:tcBorders>
              <w:bottom w:val="single" w:sz="8" w:space="0" w:color="000000"/>
            </w:tcBorders>
            <w:tcMar>
              <w:top w:w="0" w:type="dxa"/>
              <w:left w:w="80" w:type="dxa"/>
              <w:bottom w:w="0" w:type="dxa"/>
              <w:right w:w="80" w:type="dxa"/>
            </w:tcMar>
            <w:vAlign w:val="bottom"/>
          </w:tcPr>
          <w:p w14:paraId="0000006C"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686" w:type="dxa"/>
            <w:tcBorders>
              <w:bottom w:val="single" w:sz="8" w:space="0" w:color="000000"/>
            </w:tcBorders>
            <w:tcMar>
              <w:top w:w="0" w:type="dxa"/>
              <w:left w:w="80" w:type="dxa"/>
              <w:bottom w:w="0" w:type="dxa"/>
              <w:right w:w="80" w:type="dxa"/>
            </w:tcMar>
            <w:vAlign w:val="bottom"/>
          </w:tcPr>
          <w:p w14:paraId="0000006D"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2060" w:type="dxa"/>
            <w:tcBorders>
              <w:bottom w:val="single" w:sz="8" w:space="0" w:color="000000"/>
            </w:tcBorders>
            <w:tcMar>
              <w:top w:w="0" w:type="dxa"/>
              <w:left w:w="80" w:type="dxa"/>
              <w:bottom w:w="0" w:type="dxa"/>
              <w:right w:w="80" w:type="dxa"/>
            </w:tcMar>
            <w:vAlign w:val="bottom"/>
          </w:tcPr>
          <w:p w14:paraId="0000006E"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r>
      <w:tr w:rsidR="000E09D1" w14:paraId="396540A6" w14:textId="77777777">
        <w:trPr>
          <w:trHeight w:val="300"/>
        </w:trPr>
        <w:tc>
          <w:tcPr>
            <w:tcW w:w="2369" w:type="dxa"/>
            <w:tcMar>
              <w:top w:w="0" w:type="dxa"/>
              <w:left w:w="80" w:type="dxa"/>
              <w:bottom w:w="0" w:type="dxa"/>
              <w:right w:w="80" w:type="dxa"/>
            </w:tcMar>
            <w:vAlign w:val="bottom"/>
          </w:tcPr>
          <w:p w14:paraId="0000006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Network metric</w:t>
            </w:r>
          </w:p>
        </w:tc>
        <w:tc>
          <w:tcPr>
            <w:tcW w:w="1388" w:type="dxa"/>
            <w:tcMar>
              <w:top w:w="0" w:type="dxa"/>
              <w:left w:w="80" w:type="dxa"/>
              <w:bottom w:w="0" w:type="dxa"/>
              <w:right w:w="80" w:type="dxa"/>
            </w:tcMar>
            <w:vAlign w:val="bottom"/>
          </w:tcPr>
          <w:p w14:paraId="00000070"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Control</w:t>
            </w:r>
          </w:p>
        </w:tc>
        <w:tc>
          <w:tcPr>
            <w:tcW w:w="1246" w:type="dxa"/>
            <w:tcMar>
              <w:top w:w="0" w:type="dxa"/>
              <w:left w:w="80" w:type="dxa"/>
              <w:bottom w:w="0" w:type="dxa"/>
              <w:right w:w="80" w:type="dxa"/>
            </w:tcMar>
            <w:vAlign w:val="bottom"/>
          </w:tcPr>
          <w:p w14:paraId="0000007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 Density</w:t>
            </w:r>
          </w:p>
        </w:tc>
        <w:tc>
          <w:tcPr>
            <w:tcW w:w="1330" w:type="dxa"/>
            <w:tcMar>
              <w:top w:w="0" w:type="dxa"/>
              <w:left w:w="80" w:type="dxa"/>
              <w:bottom w:w="0" w:type="dxa"/>
              <w:right w:w="80" w:type="dxa"/>
            </w:tcMar>
            <w:vAlign w:val="bottom"/>
          </w:tcPr>
          <w:p w14:paraId="0000007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Density</w:t>
            </w:r>
          </w:p>
        </w:tc>
        <w:tc>
          <w:tcPr>
            <w:tcW w:w="1610" w:type="dxa"/>
            <w:gridSpan w:val="2"/>
            <w:tcMar>
              <w:top w:w="0" w:type="dxa"/>
              <w:left w:w="80" w:type="dxa"/>
              <w:bottom w:w="0" w:type="dxa"/>
              <w:right w:w="80" w:type="dxa"/>
            </w:tcMar>
            <w:vAlign w:val="bottom"/>
          </w:tcPr>
          <w:p w14:paraId="0000007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Model 1</w:t>
            </w:r>
          </w:p>
        </w:tc>
        <w:tc>
          <w:tcPr>
            <w:tcW w:w="2060" w:type="dxa"/>
            <w:shd w:val="clear" w:color="auto" w:fill="auto"/>
            <w:tcMar>
              <w:top w:w="0" w:type="dxa"/>
              <w:left w:w="80" w:type="dxa"/>
              <w:bottom w:w="0" w:type="dxa"/>
              <w:right w:w="80" w:type="dxa"/>
            </w:tcMar>
            <w:vAlign w:val="bottom"/>
          </w:tcPr>
          <w:p w14:paraId="0000007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Contrasts</w:t>
            </w:r>
          </w:p>
        </w:tc>
        <w:tc>
          <w:tcPr>
            <w:tcW w:w="1372" w:type="dxa"/>
            <w:gridSpan w:val="2"/>
            <w:shd w:val="clear" w:color="auto" w:fill="auto"/>
            <w:tcMar>
              <w:top w:w="0" w:type="dxa"/>
              <w:left w:w="80" w:type="dxa"/>
              <w:bottom w:w="0" w:type="dxa"/>
              <w:right w:w="80" w:type="dxa"/>
            </w:tcMar>
            <w:vAlign w:val="bottom"/>
          </w:tcPr>
          <w:p w14:paraId="0000007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Model 2</w:t>
            </w:r>
          </w:p>
        </w:tc>
        <w:tc>
          <w:tcPr>
            <w:tcW w:w="2060" w:type="dxa"/>
            <w:shd w:val="clear" w:color="auto" w:fill="auto"/>
            <w:tcMar>
              <w:top w:w="0" w:type="dxa"/>
              <w:left w:w="80" w:type="dxa"/>
              <w:bottom w:w="0" w:type="dxa"/>
              <w:right w:w="80" w:type="dxa"/>
            </w:tcMar>
            <w:vAlign w:val="bottom"/>
          </w:tcPr>
          <w:p w14:paraId="0000007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Contrasts</w:t>
            </w:r>
          </w:p>
        </w:tc>
      </w:tr>
      <w:tr w:rsidR="000E09D1" w14:paraId="7C6DECF4" w14:textId="77777777">
        <w:trPr>
          <w:trHeight w:val="300"/>
        </w:trPr>
        <w:tc>
          <w:tcPr>
            <w:tcW w:w="2369" w:type="dxa"/>
            <w:tcBorders>
              <w:bottom w:val="single" w:sz="8" w:space="0" w:color="000000"/>
            </w:tcBorders>
            <w:shd w:val="clear" w:color="auto" w:fill="auto"/>
            <w:tcMar>
              <w:top w:w="0" w:type="dxa"/>
              <w:left w:w="80" w:type="dxa"/>
              <w:bottom w:w="0" w:type="dxa"/>
              <w:right w:w="80" w:type="dxa"/>
            </w:tcMar>
            <w:vAlign w:val="bottom"/>
          </w:tcPr>
          <w:p w14:paraId="00000079"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1388" w:type="dxa"/>
            <w:tcBorders>
              <w:bottom w:val="single" w:sz="8" w:space="0" w:color="000000"/>
            </w:tcBorders>
            <w:shd w:val="clear" w:color="auto" w:fill="auto"/>
            <w:tcMar>
              <w:top w:w="0" w:type="dxa"/>
              <w:left w:w="80" w:type="dxa"/>
              <w:bottom w:w="0" w:type="dxa"/>
              <w:right w:w="80" w:type="dxa"/>
            </w:tcMar>
            <w:vAlign w:val="bottom"/>
          </w:tcPr>
          <w:p w14:paraId="0000007A"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mean ± SE</w:t>
            </w:r>
          </w:p>
        </w:tc>
        <w:tc>
          <w:tcPr>
            <w:tcW w:w="1246" w:type="dxa"/>
            <w:tcBorders>
              <w:bottom w:val="single" w:sz="8" w:space="0" w:color="000000"/>
            </w:tcBorders>
            <w:shd w:val="clear" w:color="auto" w:fill="auto"/>
            <w:tcMar>
              <w:top w:w="0" w:type="dxa"/>
              <w:left w:w="80" w:type="dxa"/>
              <w:bottom w:w="0" w:type="dxa"/>
              <w:right w:w="80" w:type="dxa"/>
            </w:tcMar>
            <w:vAlign w:val="bottom"/>
          </w:tcPr>
          <w:p w14:paraId="0000007B"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mean ± SE</w:t>
            </w:r>
          </w:p>
        </w:tc>
        <w:tc>
          <w:tcPr>
            <w:tcW w:w="1330" w:type="dxa"/>
            <w:tcBorders>
              <w:bottom w:val="single" w:sz="8" w:space="0" w:color="000000"/>
            </w:tcBorders>
            <w:shd w:val="clear" w:color="auto" w:fill="auto"/>
            <w:tcMar>
              <w:top w:w="0" w:type="dxa"/>
              <w:left w:w="80" w:type="dxa"/>
              <w:bottom w:w="0" w:type="dxa"/>
              <w:right w:w="80" w:type="dxa"/>
            </w:tcMar>
            <w:vAlign w:val="bottom"/>
          </w:tcPr>
          <w:p w14:paraId="0000007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mean ± SE</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7D" w14:textId="77777777" w:rsidR="000E09D1" w:rsidRDefault="00000000">
            <w:pPr>
              <w:spacing w:after="0" w:line="240" w:lineRule="auto"/>
              <w:jc w:val="center"/>
              <w:rPr>
                <w:rFonts w:ascii="Times New Roman" w:eastAsia="Times New Roman" w:hAnsi="Times New Roman" w:cs="Times New Roman"/>
                <w:sz w:val="20"/>
                <w:szCs w:val="20"/>
                <w:highlight w:val="white"/>
                <w:vertAlign w:val="subscript"/>
              </w:rPr>
            </w:pPr>
            <w:r>
              <w:rPr>
                <w:rFonts w:ascii="Times New Roman" w:eastAsia="Times New Roman" w:hAnsi="Times New Roman" w:cs="Times New Roman"/>
                <w:i/>
                <w:sz w:val="20"/>
                <w:szCs w:val="20"/>
                <w:highlight w:val="white"/>
              </w:rPr>
              <w:t>F</w:t>
            </w:r>
            <w:r>
              <w:rPr>
                <w:rFonts w:ascii="Times New Roman" w:eastAsia="Times New Roman" w:hAnsi="Times New Roman" w:cs="Times New Roman"/>
                <w:sz w:val="20"/>
                <w:szCs w:val="20"/>
                <w:highlight w:val="white"/>
                <w:vertAlign w:val="subscript"/>
              </w:rPr>
              <w:t>2,6</w:t>
            </w:r>
          </w:p>
        </w:tc>
        <w:tc>
          <w:tcPr>
            <w:tcW w:w="924" w:type="dxa"/>
            <w:tcBorders>
              <w:bottom w:val="single" w:sz="8" w:space="0" w:color="000000"/>
            </w:tcBorders>
            <w:shd w:val="clear" w:color="auto" w:fill="auto"/>
            <w:tcMar>
              <w:top w:w="0" w:type="dxa"/>
              <w:left w:w="80" w:type="dxa"/>
              <w:bottom w:w="0" w:type="dxa"/>
              <w:right w:w="80" w:type="dxa"/>
            </w:tcMar>
            <w:vAlign w:val="bottom"/>
          </w:tcPr>
          <w:p w14:paraId="0000007E" w14:textId="77777777" w:rsidR="000E09D1" w:rsidRDefault="00000000">
            <w:pPr>
              <w:spacing w:after="0" w:line="240" w:lineRule="auto"/>
              <w:jc w:val="center"/>
              <w:rPr>
                <w:rFonts w:ascii="Times New Roman" w:eastAsia="Times New Roman" w:hAnsi="Times New Roman" w:cs="Times New Roman"/>
                <w:i/>
                <w:sz w:val="20"/>
                <w:szCs w:val="20"/>
                <w:highlight w:val="white"/>
              </w:rPr>
            </w:pPr>
            <w:r>
              <w:rPr>
                <w:rFonts w:ascii="Times New Roman" w:eastAsia="Times New Roman" w:hAnsi="Times New Roman" w:cs="Times New Roman"/>
                <w:i/>
                <w:sz w:val="20"/>
                <w:szCs w:val="20"/>
                <w:highlight w:val="white"/>
              </w:rPr>
              <w:t>P</w:t>
            </w:r>
          </w:p>
        </w:tc>
        <w:tc>
          <w:tcPr>
            <w:tcW w:w="2060" w:type="dxa"/>
            <w:tcBorders>
              <w:bottom w:val="single" w:sz="8" w:space="0" w:color="000000"/>
            </w:tcBorders>
            <w:shd w:val="clear" w:color="auto" w:fill="auto"/>
            <w:tcMar>
              <w:top w:w="0" w:type="dxa"/>
              <w:left w:w="80" w:type="dxa"/>
              <w:bottom w:w="0" w:type="dxa"/>
              <w:right w:w="80" w:type="dxa"/>
            </w:tcMar>
            <w:vAlign w:val="bottom"/>
          </w:tcPr>
          <w:p w14:paraId="0000007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Tukey's </w:t>
            </w:r>
            <w:r>
              <w:rPr>
                <w:rFonts w:ascii="Times New Roman" w:eastAsia="Times New Roman" w:hAnsi="Times New Roman" w:cs="Times New Roman"/>
                <w:i/>
                <w:sz w:val="20"/>
                <w:szCs w:val="20"/>
                <w:highlight w:val="white"/>
              </w:rPr>
              <w:t>P</w:t>
            </w:r>
            <w:r>
              <w:rPr>
                <w:rFonts w:ascii="Times New Roman" w:eastAsia="Times New Roman" w:hAnsi="Times New Roman" w:cs="Times New Roman"/>
                <w:sz w:val="20"/>
                <w:szCs w:val="20"/>
                <w:highlight w:val="white"/>
              </w:rPr>
              <w:t xml:space="preserve"> &lt; 0.05</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80" w14:textId="77777777" w:rsidR="000E09D1" w:rsidRDefault="00000000">
            <w:pPr>
              <w:spacing w:after="0" w:line="240" w:lineRule="auto"/>
              <w:jc w:val="center"/>
              <w:rPr>
                <w:rFonts w:ascii="Times New Roman" w:eastAsia="Times New Roman" w:hAnsi="Times New Roman" w:cs="Times New Roman"/>
                <w:sz w:val="20"/>
                <w:szCs w:val="20"/>
                <w:highlight w:val="white"/>
                <w:vertAlign w:val="subscript"/>
              </w:rPr>
            </w:pPr>
            <w:r>
              <w:rPr>
                <w:rFonts w:ascii="Times New Roman" w:eastAsia="Times New Roman" w:hAnsi="Times New Roman" w:cs="Times New Roman"/>
                <w:i/>
                <w:sz w:val="20"/>
                <w:szCs w:val="20"/>
                <w:highlight w:val="white"/>
              </w:rPr>
              <w:t>F</w:t>
            </w:r>
            <w:r>
              <w:rPr>
                <w:rFonts w:ascii="Times New Roman" w:eastAsia="Times New Roman" w:hAnsi="Times New Roman" w:cs="Times New Roman"/>
                <w:sz w:val="20"/>
                <w:szCs w:val="20"/>
                <w:highlight w:val="white"/>
                <w:vertAlign w:val="subscript"/>
              </w:rPr>
              <w:t>2,5</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81" w14:textId="77777777" w:rsidR="000E09D1" w:rsidRDefault="00000000">
            <w:pPr>
              <w:spacing w:after="0" w:line="240" w:lineRule="auto"/>
              <w:jc w:val="center"/>
              <w:rPr>
                <w:rFonts w:ascii="Times New Roman" w:eastAsia="Times New Roman" w:hAnsi="Times New Roman" w:cs="Times New Roman"/>
                <w:i/>
                <w:sz w:val="20"/>
                <w:szCs w:val="20"/>
                <w:highlight w:val="white"/>
              </w:rPr>
            </w:pPr>
            <w:r>
              <w:rPr>
                <w:rFonts w:ascii="Times New Roman" w:eastAsia="Times New Roman" w:hAnsi="Times New Roman" w:cs="Times New Roman"/>
                <w:i/>
                <w:sz w:val="20"/>
                <w:szCs w:val="20"/>
                <w:highlight w:val="white"/>
              </w:rPr>
              <w:t>P</w:t>
            </w:r>
          </w:p>
        </w:tc>
        <w:tc>
          <w:tcPr>
            <w:tcW w:w="2060" w:type="dxa"/>
            <w:tcBorders>
              <w:bottom w:val="single" w:sz="8" w:space="0" w:color="000000"/>
            </w:tcBorders>
            <w:shd w:val="clear" w:color="auto" w:fill="auto"/>
            <w:tcMar>
              <w:top w:w="0" w:type="dxa"/>
              <w:left w:w="80" w:type="dxa"/>
              <w:bottom w:w="0" w:type="dxa"/>
              <w:right w:w="80" w:type="dxa"/>
            </w:tcMar>
            <w:vAlign w:val="bottom"/>
          </w:tcPr>
          <w:p w14:paraId="0000008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Tukey's </w:t>
            </w:r>
            <w:r>
              <w:rPr>
                <w:rFonts w:ascii="Times New Roman" w:eastAsia="Times New Roman" w:hAnsi="Times New Roman" w:cs="Times New Roman"/>
                <w:i/>
                <w:sz w:val="20"/>
                <w:szCs w:val="20"/>
                <w:highlight w:val="white"/>
              </w:rPr>
              <w:t>P</w:t>
            </w:r>
            <w:r>
              <w:rPr>
                <w:rFonts w:ascii="Times New Roman" w:eastAsia="Times New Roman" w:hAnsi="Times New Roman" w:cs="Times New Roman"/>
                <w:sz w:val="20"/>
                <w:szCs w:val="20"/>
                <w:highlight w:val="white"/>
              </w:rPr>
              <w:t xml:space="preserve"> &lt; 0.05</w:t>
            </w:r>
          </w:p>
        </w:tc>
      </w:tr>
      <w:tr w:rsidR="000E09D1" w14:paraId="202845E0" w14:textId="77777777">
        <w:trPr>
          <w:trHeight w:val="300"/>
        </w:trPr>
        <w:tc>
          <w:tcPr>
            <w:tcW w:w="2369" w:type="dxa"/>
            <w:shd w:val="clear" w:color="auto" w:fill="auto"/>
            <w:tcMar>
              <w:top w:w="0" w:type="dxa"/>
              <w:left w:w="80" w:type="dxa"/>
              <w:bottom w:w="0" w:type="dxa"/>
              <w:right w:w="80" w:type="dxa"/>
            </w:tcMar>
            <w:vAlign w:val="bottom"/>
          </w:tcPr>
          <w:p w14:paraId="0000008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Network size</w:t>
            </w:r>
          </w:p>
        </w:tc>
        <w:tc>
          <w:tcPr>
            <w:tcW w:w="1388" w:type="dxa"/>
            <w:shd w:val="clear" w:color="auto" w:fill="auto"/>
            <w:tcMar>
              <w:top w:w="0" w:type="dxa"/>
              <w:left w:w="80" w:type="dxa"/>
              <w:bottom w:w="0" w:type="dxa"/>
              <w:right w:w="80" w:type="dxa"/>
            </w:tcMar>
            <w:vAlign w:val="bottom"/>
          </w:tcPr>
          <w:p w14:paraId="0000008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76.7 ± 5.9</w:t>
            </w:r>
          </w:p>
        </w:tc>
        <w:tc>
          <w:tcPr>
            <w:tcW w:w="1246" w:type="dxa"/>
            <w:shd w:val="clear" w:color="auto" w:fill="auto"/>
            <w:tcMar>
              <w:top w:w="0" w:type="dxa"/>
              <w:left w:w="80" w:type="dxa"/>
              <w:bottom w:w="0" w:type="dxa"/>
              <w:right w:w="80" w:type="dxa"/>
            </w:tcMar>
            <w:vAlign w:val="bottom"/>
          </w:tcPr>
          <w:p w14:paraId="0000008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63.3 ± 0.33</w:t>
            </w:r>
          </w:p>
        </w:tc>
        <w:tc>
          <w:tcPr>
            <w:tcW w:w="1330" w:type="dxa"/>
            <w:shd w:val="clear" w:color="auto" w:fill="auto"/>
            <w:tcMar>
              <w:top w:w="0" w:type="dxa"/>
              <w:left w:w="80" w:type="dxa"/>
              <w:bottom w:w="0" w:type="dxa"/>
              <w:right w:w="80" w:type="dxa"/>
            </w:tcMar>
            <w:vAlign w:val="bottom"/>
          </w:tcPr>
          <w:p w14:paraId="0000008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65 ± 4.16</w:t>
            </w:r>
          </w:p>
        </w:tc>
        <w:tc>
          <w:tcPr>
            <w:tcW w:w="686" w:type="dxa"/>
            <w:shd w:val="clear" w:color="auto" w:fill="auto"/>
            <w:tcMar>
              <w:top w:w="0" w:type="dxa"/>
              <w:left w:w="80" w:type="dxa"/>
              <w:bottom w:w="0" w:type="dxa"/>
              <w:right w:w="80" w:type="dxa"/>
            </w:tcMar>
            <w:vAlign w:val="bottom"/>
          </w:tcPr>
          <w:p w14:paraId="00000087"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2.94</w:t>
            </w:r>
          </w:p>
        </w:tc>
        <w:tc>
          <w:tcPr>
            <w:tcW w:w="924" w:type="dxa"/>
            <w:shd w:val="clear" w:color="auto" w:fill="auto"/>
            <w:tcMar>
              <w:top w:w="0" w:type="dxa"/>
              <w:left w:w="80" w:type="dxa"/>
              <w:bottom w:w="0" w:type="dxa"/>
              <w:right w:w="80" w:type="dxa"/>
            </w:tcMar>
            <w:vAlign w:val="bottom"/>
          </w:tcPr>
          <w:p w14:paraId="0000008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0.13</w:t>
            </w:r>
          </w:p>
        </w:tc>
        <w:tc>
          <w:tcPr>
            <w:tcW w:w="2060" w:type="dxa"/>
            <w:shd w:val="clear" w:color="auto" w:fill="auto"/>
            <w:tcMar>
              <w:top w:w="0" w:type="dxa"/>
              <w:left w:w="80" w:type="dxa"/>
              <w:bottom w:w="0" w:type="dxa"/>
              <w:right w:w="80" w:type="dxa"/>
            </w:tcMar>
            <w:vAlign w:val="bottom"/>
          </w:tcPr>
          <w:p w14:paraId="00000089"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8A"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8B"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2060" w:type="dxa"/>
            <w:shd w:val="clear" w:color="auto" w:fill="auto"/>
            <w:tcMar>
              <w:top w:w="0" w:type="dxa"/>
              <w:left w:w="80" w:type="dxa"/>
              <w:bottom w:w="0" w:type="dxa"/>
              <w:right w:w="80" w:type="dxa"/>
            </w:tcMar>
            <w:vAlign w:val="bottom"/>
          </w:tcPr>
          <w:p w14:paraId="0000008C"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r w:rsidR="000E09D1" w14:paraId="440D7851" w14:textId="77777777">
        <w:trPr>
          <w:trHeight w:val="300"/>
        </w:trPr>
        <w:tc>
          <w:tcPr>
            <w:tcW w:w="2369" w:type="dxa"/>
            <w:shd w:val="clear" w:color="auto" w:fill="auto"/>
            <w:tcMar>
              <w:top w:w="0" w:type="dxa"/>
              <w:left w:w="80" w:type="dxa"/>
              <w:bottom w:w="0" w:type="dxa"/>
              <w:right w:w="80" w:type="dxa"/>
            </w:tcMar>
            <w:vAlign w:val="bottom"/>
          </w:tcPr>
          <w:p w14:paraId="0000008D"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Interaction richness</w:t>
            </w:r>
          </w:p>
        </w:tc>
        <w:tc>
          <w:tcPr>
            <w:tcW w:w="1388" w:type="dxa"/>
            <w:shd w:val="clear" w:color="auto" w:fill="auto"/>
            <w:tcMar>
              <w:top w:w="0" w:type="dxa"/>
              <w:left w:w="80" w:type="dxa"/>
              <w:bottom w:w="0" w:type="dxa"/>
              <w:right w:w="80" w:type="dxa"/>
            </w:tcMar>
            <w:vAlign w:val="bottom"/>
          </w:tcPr>
          <w:p w14:paraId="0000008E"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115 ± 13.1</w:t>
            </w:r>
          </w:p>
        </w:tc>
        <w:tc>
          <w:tcPr>
            <w:tcW w:w="1246" w:type="dxa"/>
            <w:shd w:val="clear" w:color="auto" w:fill="auto"/>
            <w:tcMar>
              <w:top w:w="0" w:type="dxa"/>
              <w:left w:w="80" w:type="dxa"/>
              <w:bottom w:w="0" w:type="dxa"/>
              <w:right w:w="80" w:type="dxa"/>
            </w:tcMar>
            <w:vAlign w:val="bottom"/>
          </w:tcPr>
          <w:p w14:paraId="0000008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85.7 ± 8.17</w:t>
            </w:r>
          </w:p>
        </w:tc>
        <w:tc>
          <w:tcPr>
            <w:tcW w:w="1330" w:type="dxa"/>
            <w:shd w:val="clear" w:color="auto" w:fill="auto"/>
            <w:tcMar>
              <w:top w:w="0" w:type="dxa"/>
              <w:left w:w="80" w:type="dxa"/>
              <w:bottom w:w="0" w:type="dxa"/>
              <w:right w:w="80" w:type="dxa"/>
            </w:tcMar>
            <w:vAlign w:val="bottom"/>
          </w:tcPr>
          <w:p w14:paraId="00000090"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91.7 ± 4.18</w:t>
            </w:r>
          </w:p>
        </w:tc>
        <w:tc>
          <w:tcPr>
            <w:tcW w:w="686" w:type="dxa"/>
            <w:shd w:val="clear" w:color="auto" w:fill="auto"/>
            <w:tcMar>
              <w:top w:w="0" w:type="dxa"/>
              <w:left w:w="80" w:type="dxa"/>
              <w:bottom w:w="0" w:type="dxa"/>
              <w:right w:w="80" w:type="dxa"/>
            </w:tcMar>
            <w:vAlign w:val="bottom"/>
          </w:tcPr>
          <w:p w14:paraId="0000009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2.81</w:t>
            </w:r>
          </w:p>
        </w:tc>
        <w:tc>
          <w:tcPr>
            <w:tcW w:w="924" w:type="dxa"/>
            <w:shd w:val="clear" w:color="auto" w:fill="auto"/>
            <w:tcMar>
              <w:top w:w="0" w:type="dxa"/>
              <w:left w:w="80" w:type="dxa"/>
              <w:bottom w:w="0" w:type="dxa"/>
              <w:right w:w="80" w:type="dxa"/>
            </w:tcMar>
            <w:vAlign w:val="bottom"/>
          </w:tcPr>
          <w:p w14:paraId="0000009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0.14</w:t>
            </w:r>
          </w:p>
        </w:tc>
        <w:tc>
          <w:tcPr>
            <w:tcW w:w="2060" w:type="dxa"/>
            <w:shd w:val="clear" w:color="auto" w:fill="auto"/>
            <w:tcMar>
              <w:top w:w="0" w:type="dxa"/>
              <w:left w:w="80" w:type="dxa"/>
              <w:bottom w:w="0" w:type="dxa"/>
              <w:right w:w="80" w:type="dxa"/>
            </w:tcMar>
            <w:vAlign w:val="bottom"/>
          </w:tcPr>
          <w:p w14:paraId="00000093"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9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0.13</w:t>
            </w:r>
          </w:p>
        </w:tc>
        <w:tc>
          <w:tcPr>
            <w:tcW w:w="686" w:type="dxa"/>
            <w:shd w:val="clear" w:color="auto" w:fill="auto"/>
            <w:tcMar>
              <w:top w:w="0" w:type="dxa"/>
              <w:left w:w="80" w:type="dxa"/>
              <w:bottom w:w="0" w:type="dxa"/>
              <w:right w:w="80" w:type="dxa"/>
            </w:tcMar>
            <w:vAlign w:val="bottom"/>
          </w:tcPr>
          <w:p w14:paraId="0000009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0.88</w:t>
            </w:r>
          </w:p>
        </w:tc>
        <w:tc>
          <w:tcPr>
            <w:tcW w:w="2060" w:type="dxa"/>
            <w:shd w:val="clear" w:color="auto" w:fill="auto"/>
            <w:tcMar>
              <w:top w:w="0" w:type="dxa"/>
              <w:left w:w="80" w:type="dxa"/>
              <w:bottom w:w="0" w:type="dxa"/>
              <w:right w:w="80" w:type="dxa"/>
            </w:tcMar>
            <w:vAlign w:val="bottom"/>
          </w:tcPr>
          <w:p w14:paraId="00000096"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r w:rsidR="000E09D1" w14:paraId="53CDA260" w14:textId="77777777">
        <w:trPr>
          <w:trHeight w:val="300"/>
        </w:trPr>
        <w:tc>
          <w:tcPr>
            <w:tcW w:w="2369" w:type="dxa"/>
            <w:shd w:val="clear" w:color="auto" w:fill="auto"/>
            <w:tcMar>
              <w:top w:w="0" w:type="dxa"/>
              <w:left w:w="80" w:type="dxa"/>
              <w:bottom w:w="0" w:type="dxa"/>
              <w:right w:w="80" w:type="dxa"/>
            </w:tcMar>
            <w:vAlign w:val="bottom"/>
          </w:tcPr>
          <w:p w14:paraId="00000097"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Interaction diversity</w:t>
            </w:r>
          </w:p>
        </w:tc>
        <w:tc>
          <w:tcPr>
            <w:tcW w:w="1388" w:type="dxa"/>
            <w:shd w:val="clear" w:color="auto" w:fill="auto"/>
            <w:tcMar>
              <w:top w:w="0" w:type="dxa"/>
              <w:left w:w="80" w:type="dxa"/>
              <w:bottom w:w="0" w:type="dxa"/>
              <w:right w:w="80" w:type="dxa"/>
            </w:tcMar>
            <w:vAlign w:val="bottom"/>
          </w:tcPr>
          <w:p w14:paraId="0000009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3.4 ± 0.18</w:t>
            </w:r>
          </w:p>
        </w:tc>
        <w:tc>
          <w:tcPr>
            <w:tcW w:w="1246" w:type="dxa"/>
            <w:shd w:val="clear" w:color="auto" w:fill="auto"/>
            <w:tcMar>
              <w:top w:w="0" w:type="dxa"/>
              <w:left w:w="80" w:type="dxa"/>
              <w:bottom w:w="0" w:type="dxa"/>
              <w:right w:w="80" w:type="dxa"/>
            </w:tcMar>
            <w:vAlign w:val="bottom"/>
          </w:tcPr>
          <w:p w14:paraId="00000099"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3.37 ± 0.14</w:t>
            </w:r>
          </w:p>
        </w:tc>
        <w:tc>
          <w:tcPr>
            <w:tcW w:w="1330" w:type="dxa"/>
            <w:shd w:val="clear" w:color="auto" w:fill="auto"/>
            <w:tcMar>
              <w:top w:w="0" w:type="dxa"/>
              <w:left w:w="80" w:type="dxa"/>
              <w:bottom w:w="0" w:type="dxa"/>
              <w:right w:w="80" w:type="dxa"/>
            </w:tcMar>
            <w:vAlign w:val="bottom"/>
          </w:tcPr>
          <w:p w14:paraId="0000009A"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2.97 ± 0.04</w:t>
            </w:r>
          </w:p>
        </w:tc>
        <w:tc>
          <w:tcPr>
            <w:tcW w:w="686" w:type="dxa"/>
            <w:shd w:val="clear" w:color="auto" w:fill="auto"/>
            <w:tcMar>
              <w:top w:w="0" w:type="dxa"/>
              <w:left w:w="80" w:type="dxa"/>
              <w:bottom w:w="0" w:type="dxa"/>
              <w:right w:w="80" w:type="dxa"/>
            </w:tcMar>
            <w:vAlign w:val="bottom"/>
          </w:tcPr>
          <w:p w14:paraId="0000009B"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3.26</w:t>
            </w:r>
          </w:p>
        </w:tc>
        <w:tc>
          <w:tcPr>
            <w:tcW w:w="924" w:type="dxa"/>
            <w:shd w:val="clear" w:color="auto" w:fill="auto"/>
            <w:tcMar>
              <w:top w:w="0" w:type="dxa"/>
              <w:left w:w="80" w:type="dxa"/>
              <w:bottom w:w="0" w:type="dxa"/>
              <w:right w:w="80" w:type="dxa"/>
            </w:tcMar>
            <w:vAlign w:val="bottom"/>
          </w:tcPr>
          <w:p w14:paraId="0000009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0.11</w:t>
            </w:r>
          </w:p>
        </w:tc>
        <w:tc>
          <w:tcPr>
            <w:tcW w:w="2060" w:type="dxa"/>
            <w:shd w:val="clear" w:color="auto" w:fill="auto"/>
            <w:tcMar>
              <w:top w:w="0" w:type="dxa"/>
              <w:left w:w="80" w:type="dxa"/>
              <w:bottom w:w="0" w:type="dxa"/>
              <w:right w:w="80" w:type="dxa"/>
            </w:tcMar>
            <w:vAlign w:val="bottom"/>
          </w:tcPr>
          <w:p w14:paraId="0000009D"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9E"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4.89</w:t>
            </w:r>
          </w:p>
        </w:tc>
        <w:tc>
          <w:tcPr>
            <w:tcW w:w="686" w:type="dxa"/>
            <w:shd w:val="clear" w:color="auto" w:fill="auto"/>
            <w:tcMar>
              <w:top w:w="0" w:type="dxa"/>
              <w:left w:w="80" w:type="dxa"/>
              <w:bottom w:w="0" w:type="dxa"/>
              <w:right w:w="80" w:type="dxa"/>
            </w:tcMar>
            <w:vAlign w:val="bottom"/>
          </w:tcPr>
          <w:p w14:paraId="0000009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0.067</w:t>
            </w:r>
          </w:p>
        </w:tc>
        <w:tc>
          <w:tcPr>
            <w:tcW w:w="2060" w:type="dxa"/>
            <w:shd w:val="clear" w:color="auto" w:fill="auto"/>
            <w:tcMar>
              <w:top w:w="0" w:type="dxa"/>
              <w:left w:w="80" w:type="dxa"/>
              <w:bottom w:w="0" w:type="dxa"/>
              <w:right w:w="80" w:type="dxa"/>
            </w:tcMar>
            <w:vAlign w:val="bottom"/>
          </w:tcPr>
          <w:p w14:paraId="000000A0"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r w:rsidR="000E09D1" w14:paraId="12DB2CBF" w14:textId="77777777">
        <w:trPr>
          <w:trHeight w:val="300"/>
        </w:trPr>
        <w:tc>
          <w:tcPr>
            <w:tcW w:w="2369" w:type="dxa"/>
            <w:shd w:val="clear" w:color="auto" w:fill="auto"/>
            <w:tcMar>
              <w:top w:w="0" w:type="dxa"/>
              <w:left w:w="80" w:type="dxa"/>
              <w:bottom w:w="0" w:type="dxa"/>
              <w:right w:w="80" w:type="dxa"/>
            </w:tcMar>
            <w:vAlign w:val="bottom"/>
          </w:tcPr>
          <w:p w14:paraId="000000A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Interaction evenness</w:t>
            </w:r>
          </w:p>
        </w:tc>
        <w:tc>
          <w:tcPr>
            <w:tcW w:w="1388" w:type="dxa"/>
            <w:shd w:val="clear" w:color="auto" w:fill="auto"/>
            <w:tcMar>
              <w:top w:w="0" w:type="dxa"/>
              <w:left w:w="80" w:type="dxa"/>
              <w:bottom w:w="0" w:type="dxa"/>
              <w:right w:w="80" w:type="dxa"/>
            </w:tcMar>
            <w:vAlign w:val="bottom"/>
          </w:tcPr>
          <w:p w14:paraId="000000A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0.72 ± 0.02</w:t>
            </w:r>
          </w:p>
        </w:tc>
        <w:tc>
          <w:tcPr>
            <w:tcW w:w="1246" w:type="dxa"/>
            <w:shd w:val="clear" w:color="auto" w:fill="auto"/>
            <w:tcMar>
              <w:top w:w="0" w:type="dxa"/>
              <w:left w:w="80" w:type="dxa"/>
              <w:bottom w:w="0" w:type="dxa"/>
              <w:right w:w="80" w:type="dxa"/>
            </w:tcMar>
            <w:vAlign w:val="bottom"/>
          </w:tcPr>
          <w:p w14:paraId="000000A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0.76 ± 0.02</w:t>
            </w:r>
          </w:p>
        </w:tc>
        <w:tc>
          <w:tcPr>
            <w:tcW w:w="1330" w:type="dxa"/>
            <w:shd w:val="clear" w:color="auto" w:fill="auto"/>
            <w:tcMar>
              <w:top w:w="0" w:type="dxa"/>
              <w:left w:w="80" w:type="dxa"/>
              <w:bottom w:w="0" w:type="dxa"/>
              <w:right w:w="80" w:type="dxa"/>
            </w:tcMar>
            <w:vAlign w:val="bottom"/>
          </w:tcPr>
          <w:p w14:paraId="000000A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0.66 ± 0.01</w:t>
            </w:r>
          </w:p>
        </w:tc>
        <w:tc>
          <w:tcPr>
            <w:tcW w:w="686" w:type="dxa"/>
            <w:shd w:val="clear" w:color="auto" w:fill="auto"/>
            <w:tcMar>
              <w:top w:w="0" w:type="dxa"/>
              <w:left w:w="80" w:type="dxa"/>
              <w:bottom w:w="0" w:type="dxa"/>
              <w:right w:w="80" w:type="dxa"/>
            </w:tcMar>
            <w:vAlign w:val="bottom"/>
          </w:tcPr>
          <w:p w14:paraId="000000A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9.35</w:t>
            </w:r>
          </w:p>
        </w:tc>
        <w:tc>
          <w:tcPr>
            <w:tcW w:w="924" w:type="dxa"/>
            <w:shd w:val="clear" w:color="auto" w:fill="auto"/>
            <w:tcMar>
              <w:top w:w="0" w:type="dxa"/>
              <w:left w:w="80" w:type="dxa"/>
              <w:bottom w:w="0" w:type="dxa"/>
              <w:right w:w="80" w:type="dxa"/>
            </w:tcMar>
            <w:vAlign w:val="bottom"/>
          </w:tcPr>
          <w:p w14:paraId="000000A6"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0.014</w:t>
            </w:r>
          </w:p>
        </w:tc>
        <w:tc>
          <w:tcPr>
            <w:tcW w:w="2060" w:type="dxa"/>
            <w:shd w:val="clear" w:color="auto" w:fill="auto"/>
            <w:tcMar>
              <w:top w:w="0" w:type="dxa"/>
              <w:left w:w="80" w:type="dxa"/>
              <w:bottom w:w="0" w:type="dxa"/>
              <w:right w:w="80" w:type="dxa"/>
            </w:tcMar>
            <w:vAlign w:val="bottom"/>
          </w:tcPr>
          <w:p w14:paraId="000000A7"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&lt; High</w:t>
            </w:r>
          </w:p>
        </w:tc>
        <w:tc>
          <w:tcPr>
            <w:tcW w:w="686" w:type="dxa"/>
            <w:shd w:val="clear" w:color="auto" w:fill="auto"/>
            <w:tcMar>
              <w:top w:w="0" w:type="dxa"/>
              <w:left w:w="80" w:type="dxa"/>
              <w:bottom w:w="0" w:type="dxa"/>
              <w:right w:w="80" w:type="dxa"/>
            </w:tcMar>
            <w:vAlign w:val="bottom"/>
          </w:tcPr>
          <w:p w14:paraId="000000A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13.71</w:t>
            </w:r>
          </w:p>
        </w:tc>
        <w:tc>
          <w:tcPr>
            <w:tcW w:w="686" w:type="dxa"/>
            <w:shd w:val="clear" w:color="auto" w:fill="auto"/>
            <w:tcMar>
              <w:top w:w="0" w:type="dxa"/>
              <w:left w:w="80" w:type="dxa"/>
              <w:bottom w:w="0" w:type="dxa"/>
              <w:right w:w="80" w:type="dxa"/>
            </w:tcMar>
            <w:vAlign w:val="bottom"/>
          </w:tcPr>
          <w:p w14:paraId="000000A9"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0.009</w:t>
            </w:r>
          </w:p>
        </w:tc>
        <w:tc>
          <w:tcPr>
            <w:tcW w:w="2060" w:type="dxa"/>
            <w:shd w:val="clear" w:color="auto" w:fill="auto"/>
            <w:tcMar>
              <w:top w:w="0" w:type="dxa"/>
              <w:left w:w="80" w:type="dxa"/>
              <w:bottom w:w="0" w:type="dxa"/>
              <w:right w:w="80" w:type="dxa"/>
            </w:tcMar>
            <w:vAlign w:val="bottom"/>
          </w:tcPr>
          <w:p w14:paraId="000000AA"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&lt; High</w:t>
            </w:r>
          </w:p>
        </w:tc>
      </w:tr>
      <w:tr w:rsidR="000E09D1" w14:paraId="7D505621" w14:textId="77777777">
        <w:trPr>
          <w:trHeight w:val="300"/>
        </w:trPr>
        <w:tc>
          <w:tcPr>
            <w:tcW w:w="2369" w:type="dxa"/>
            <w:shd w:val="clear" w:color="auto" w:fill="auto"/>
            <w:tcMar>
              <w:top w:w="0" w:type="dxa"/>
              <w:left w:w="80" w:type="dxa"/>
              <w:bottom w:w="0" w:type="dxa"/>
              <w:right w:w="80" w:type="dxa"/>
            </w:tcMar>
            <w:vAlign w:val="bottom"/>
          </w:tcPr>
          <w:p w14:paraId="000000AB" w14:textId="77777777" w:rsidR="000E09D1" w:rsidRDefault="00000000">
            <w:pPr>
              <w:spacing w:after="0" w:line="240" w:lineRule="auto"/>
              <w:jc w:val="center"/>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sz w:val="20"/>
                <w:szCs w:val="20"/>
                <w:highlight w:val="white"/>
              </w:rPr>
              <w:t>Connectance</w:t>
            </w:r>
            <w:proofErr w:type="spellEnd"/>
            <w:r>
              <w:rPr>
                <w:rFonts w:ascii="Times New Roman" w:eastAsia="Times New Roman" w:hAnsi="Times New Roman" w:cs="Times New Roman"/>
                <w:sz w:val="20"/>
                <w:szCs w:val="20"/>
                <w:highlight w:val="white"/>
              </w:rPr>
              <w:t xml:space="preserve"> (weighted)</w:t>
            </w:r>
          </w:p>
        </w:tc>
        <w:tc>
          <w:tcPr>
            <w:tcW w:w="1388" w:type="dxa"/>
            <w:shd w:val="clear" w:color="auto" w:fill="auto"/>
            <w:tcMar>
              <w:top w:w="0" w:type="dxa"/>
              <w:left w:w="80" w:type="dxa"/>
              <w:bottom w:w="0" w:type="dxa"/>
              <w:right w:w="80" w:type="dxa"/>
            </w:tcMar>
            <w:vAlign w:val="bottom"/>
          </w:tcPr>
          <w:p w14:paraId="000000A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0.085 ± 0.001</w:t>
            </w:r>
          </w:p>
        </w:tc>
        <w:tc>
          <w:tcPr>
            <w:tcW w:w="1246" w:type="dxa"/>
            <w:shd w:val="clear" w:color="auto" w:fill="auto"/>
            <w:tcMar>
              <w:top w:w="0" w:type="dxa"/>
              <w:left w:w="80" w:type="dxa"/>
              <w:bottom w:w="0" w:type="dxa"/>
              <w:right w:w="80" w:type="dxa"/>
            </w:tcMar>
            <w:vAlign w:val="bottom"/>
          </w:tcPr>
          <w:p w14:paraId="000000AD"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0.12 ± 0.007</w:t>
            </w:r>
          </w:p>
        </w:tc>
        <w:tc>
          <w:tcPr>
            <w:tcW w:w="1330" w:type="dxa"/>
            <w:shd w:val="clear" w:color="auto" w:fill="auto"/>
            <w:tcMar>
              <w:top w:w="0" w:type="dxa"/>
              <w:left w:w="80" w:type="dxa"/>
              <w:bottom w:w="0" w:type="dxa"/>
              <w:right w:w="80" w:type="dxa"/>
            </w:tcMar>
            <w:vAlign w:val="bottom"/>
          </w:tcPr>
          <w:p w14:paraId="000000AE"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0.089 ± 0.002</w:t>
            </w:r>
          </w:p>
        </w:tc>
        <w:tc>
          <w:tcPr>
            <w:tcW w:w="686" w:type="dxa"/>
            <w:shd w:val="clear" w:color="auto" w:fill="auto"/>
            <w:tcMar>
              <w:top w:w="0" w:type="dxa"/>
              <w:left w:w="80" w:type="dxa"/>
              <w:bottom w:w="0" w:type="dxa"/>
              <w:right w:w="80" w:type="dxa"/>
            </w:tcMar>
            <w:vAlign w:val="bottom"/>
          </w:tcPr>
          <w:p w14:paraId="000000A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6.49*</w:t>
            </w:r>
          </w:p>
        </w:tc>
        <w:tc>
          <w:tcPr>
            <w:tcW w:w="924" w:type="dxa"/>
            <w:shd w:val="clear" w:color="auto" w:fill="auto"/>
            <w:tcMar>
              <w:top w:w="0" w:type="dxa"/>
              <w:left w:w="80" w:type="dxa"/>
              <w:bottom w:w="0" w:type="dxa"/>
              <w:right w:w="80" w:type="dxa"/>
            </w:tcMar>
            <w:vAlign w:val="bottom"/>
          </w:tcPr>
          <w:p w14:paraId="000000B0"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0.039</w:t>
            </w:r>
          </w:p>
        </w:tc>
        <w:tc>
          <w:tcPr>
            <w:tcW w:w="2060" w:type="dxa"/>
            <w:shd w:val="clear" w:color="auto" w:fill="auto"/>
            <w:tcMar>
              <w:top w:w="0" w:type="dxa"/>
              <w:left w:w="80" w:type="dxa"/>
              <w:bottom w:w="0" w:type="dxa"/>
              <w:right w:w="80" w:type="dxa"/>
            </w:tcMar>
            <w:vAlign w:val="bottom"/>
          </w:tcPr>
          <w:p w14:paraId="000000B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 &gt; Control</w:t>
            </w:r>
          </w:p>
        </w:tc>
        <w:tc>
          <w:tcPr>
            <w:tcW w:w="686" w:type="dxa"/>
            <w:shd w:val="clear" w:color="auto" w:fill="auto"/>
            <w:tcMar>
              <w:top w:w="0" w:type="dxa"/>
              <w:left w:w="80" w:type="dxa"/>
              <w:bottom w:w="0" w:type="dxa"/>
              <w:right w:w="80" w:type="dxa"/>
            </w:tcMar>
            <w:vAlign w:val="bottom"/>
          </w:tcPr>
          <w:p w14:paraId="000000B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14.21</w:t>
            </w:r>
          </w:p>
        </w:tc>
        <w:tc>
          <w:tcPr>
            <w:tcW w:w="686" w:type="dxa"/>
            <w:shd w:val="clear" w:color="auto" w:fill="auto"/>
            <w:tcMar>
              <w:top w:w="0" w:type="dxa"/>
              <w:left w:w="80" w:type="dxa"/>
              <w:bottom w:w="0" w:type="dxa"/>
              <w:right w:w="80" w:type="dxa"/>
            </w:tcMar>
            <w:vAlign w:val="bottom"/>
          </w:tcPr>
          <w:p w14:paraId="000000B3"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0.009</w:t>
            </w:r>
          </w:p>
        </w:tc>
        <w:tc>
          <w:tcPr>
            <w:tcW w:w="2060" w:type="dxa"/>
            <w:shd w:val="clear" w:color="auto" w:fill="auto"/>
            <w:tcMar>
              <w:top w:w="0" w:type="dxa"/>
              <w:left w:w="80" w:type="dxa"/>
              <w:bottom w:w="0" w:type="dxa"/>
              <w:right w:w="80" w:type="dxa"/>
            </w:tcMar>
            <w:vAlign w:val="bottom"/>
          </w:tcPr>
          <w:p w14:paraId="000000B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High &gt; Control, Hyper</w:t>
            </w:r>
          </w:p>
        </w:tc>
      </w:tr>
      <w:tr w:rsidR="000E09D1" w14:paraId="0E05196A" w14:textId="77777777">
        <w:trPr>
          <w:trHeight w:val="300"/>
        </w:trPr>
        <w:tc>
          <w:tcPr>
            <w:tcW w:w="2369" w:type="dxa"/>
            <w:shd w:val="clear" w:color="auto" w:fill="auto"/>
            <w:tcMar>
              <w:top w:w="0" w:type="dxa"/>
              <w:left w:w="80" w:type="dxa"/>
              <w:bottom w:w="0" w:type="dxa"/>
              <w:right w:w="80" w:type="dxa"/>
            </w:tcMar>
            <w:vAlign w:val="bottom"/>
          </w:tcPr>
          <w:p w14:paraId="000000B5" w14:textId="77777777" w:rsidR="000E09D1" w:rsidRDefault="00000000">
            <w:pPr>
              <w:spacing w:after="0" w:line="240" w:lineRule="auto"/>
              <w:jc w:val="center"/>
              <w:rPr>
                <w:rFonts w:ascii="Times New Roman" w:eastAsia="Times New Roman" w:hAnsi="Times New Roman" w:cs="Times New Roman"/>
                <w:i/>
                <w:sz w:val="20"/>
                <w:szCs w:val="20"/>
                <w:highlight w:val="white"/>
              </w:rPr>
            </w:pPr>
            <w:r>
              <w:rPr>
                <w:rFonts w:ascii="Times New Roman" w:eastAsia="Times New Roman" w:hAnsi="Times New Roman" w:cs="Times New Roman"/>
                <w:sz w:val="20"/>
                <w:szCs w:val="20"/>
                <w:highlight w:val="white"/>
              </w:rPr>
              <w:t>Specialization (</w:t>
            </w:r>
            <w:r>
              <w:rPr>
                <w:rFonts w:ascii="Times New Roman" w:eastAsia="Times New Roman" w:hAnsi="Times New Roman" w:cs="Times New Roman"/>
                <w:i/>
                <w:sz w:val="20"/>
                <w:szCs w:val="20"/>
                <w:highlight w:val="white"/>
              </w:rPr>
              <w:t>H</w:t>
            </w:r>
            <w:r>
              <w:rPr>
                <w:rFonts w:ascii="Times New Roman" w:eastAsia="Times New Roman" w:hAnsi="Times New Roman" w:cs="Times New Roman"/>
                <w:i/>
                <w:sz w:val="20"/>
                <w:szCs w:val="20"/>
                <w:highlight w:val="white"/>
                <w:vertAlign w:val="subscript"/>
              </w:rPr>
              <w:t>2</w:t>
            </w:r>
            <w:r>
              <w:rPr>
                <w:rFonts w:ascii="Times New Roman" w:eastAsia="Times New Roman" w:hAnsi="Times New Roman" w:cs="Times New Roman"/>
                <w:i/>
                <w:sz w:val="20"/>
                <w:szCs w:val="20"/>
                <w:highlight w:val="white"/>
              </w:rPr>
              <w:t>')</w:t>
            </w:r>
          </w:p>
        </w:tc>
        <w:tc>
          <w:tcPr>
            <w:tcW w:w="1388" w:type="dxa"/>
            <w:shd w:val="clear" w:color="auto" w:fill="auto"/>
            <w:tcMar>
              <w:top w:w="0" w:type="dxa"/>
              <w:left w:w="80" w:type="dxa"/>
              <w:bottom w:w="0" w:type="dxa"/>
              <w:right w:w="80" w:type="dxa"/>
            </w:tcMar>
            <w:vAlign w:val="bottom"/>
          </w:tcPr>
          <w:p w14:paraId="000000B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0.55 ± 0.03</w:t>
            </w:r>
          </w:p>
        </w:tc>
        <w:tc>
          <w:tcPr>
            <w:tcW w:w="1246" w:type="dxa"/>
            <w:shd w:val="clear" w:color="auto" w:fill="auto"/>
            <w:tcMar>
              <w:top w:w="0" w:type="dxa"/>
              <w:left w:w="80" w:type="dxa"/>
              <w:bottom w:w="0" w:type="dxa"/>
              <w:right w:w="80" w:type="dxa"/>
            </w:tcMar>
            <w:vAlign w:val="bottom"/>
          </w:tcPr>
          <w:p w14:paraId="000000B7"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0.59 ± 0.03</w:t>
            </w:r>
          </w:p>
        </w:tc>
        <w:tc>
          <w:tcPr>
            <w:tcW w:w="1330" w:type="dxa"/>
            <w:shd w:val="clear" w:color="auto" w:fill="auto"/>
            <w:tcMar>
              <w:top w:w="0" w:type="dxa"/>
              <w:left w:w="80" w:type="dxa"/>
              <w:bottom w:w="0" w:type="dxa"/>
              <w:right w:w="80" w:type="dxa"/>
            </w:tcMar>
            <w:vAlign w:val="bottom"/>
          </w:tcPr>
          <w:p w14:paraId="000000B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0.29 ± 0.02</w:t>
            </w:r>
          </w:p>
        </w:tc>
        <w:tc>
          <w:tcPr>
            <w:tcW w:w="686" w:type="dxa"/>
            <w:shd w:val="clear" w:color="auto" w:fill="auto"/>
            <w:tcMar>
              <w:top w:w="0" w:type="dxa"/>
              <w:left w:w="80" w:type="dxa"/>
              <w:bottom w:w="0" w:type="dxa"/>
              <w:right w:w="80" w:type="dxa"/>
            </w:tcMar>
            <w:vAlign w:val="bottom"/>
          </w:tcPr>
          <w:p w14:paraId="000000B9"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33.09</w:t>
            </w:r>
          </w:p>
        </w:tc>
        <w:tc>
          <w:tcPr>
            <w:tcW w:w="924" w:type="dxa"/>
            <w:shd w:val="clear" w:color="auto" w:fill="auto"/>
            <w:tcMar>
              <w:top w:w="0" w:type="dxa"/>
              <w:left w:w="80" w:type="dxa"/>
              <w:bottom w:w="0" w:type="dxa"/>
              <w:right w:w="80" w:type="dxa"/>
            </w:tcMar>
            <w:vAlign w:val="bottom"/>
          </w:tcPr>
          <w:p w14:paraId="000000BA"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&lt; 0.001</w:t>
            </w:r>
          </w:p>
        </w:tc>
        <w:tc>
          <w:tcPr>
            <w:tcW w:w="2060" w:type="dxa"/>
            <w:shd w:val="clear" w:color="auto" w:fill="auto"/>
            <w:tcMar>
              <w:top w:w="0" w:type="dxa"/>
              <w:left w:w="80" w:type="dxa"/>
              <w:bottom w:w="0" w:type="dxa"/>
              <w:right w:w="80" w:type="dxa"/>
            </w:tcMar>
            <w:vAlign w:val="bottom"/>
          </w:tcPr>
          <w:p w14:paraId="000000BB"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&lt; Control, High</w:t>
            </w:r>
          </w:p>
        </w:tc>
        <w:tc>
          <w:tcPr>
            <w:tcW w:w="686" w:type="dxa"/>
            <w:shd w:val="clear" w:color="auto" w:fill="auto"/>
            <w:tcMar>
              <w:top w:w="0" w:type="dxa"/>
              <w:left w:w="80" w:type="dxa"/>
              <w:bottom w:w="0" w:type="dxa"/>
              <w:right w:w="80" w:type="dxa"/>
            </w:tcMar>
            <w:vAlign w:val="bottom"/>
          </w:tcPr>
          <w:p w14:paraId="000000B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34</w:t>
            </w:r>
          </w:p>
        </w:tc>
        <w:tc>
          <w:tcPr>
            <w:tcW w:w="686" w:type="dxa"/>
            <w:shd w:val="clear" w:color="auto" w:fill="auto"/>
            <w:tcMar>
              <w:top w:w="0" w:type="dxa"/>
              <w:left w:w="80" w:type="dxa"/>
              <w:bottom w:w="0" w:type="dxa"/>
              <w:right w:w="80" w:type="dxa"/>
            </w:tcMar>
            <w:vAlign w:val="bottom"/>
          </w:tcPr>
          <w:p w14:paraId="000000BD"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0.001</w:t>
            </w:r>
          </w:p>
        </w:tc>
        <w:tc>
          <w:tcPr>
            <w:tcW w:w="2060" w:type="dxa"/>
            <w:shd w:val="clear" w:color="auto" w:fill="auto"/>
            <w:tcMar>
              <w:top w:w="0" w:type="dxa"/>
              <w:left w:w="80" w:type="dxa"/>
              <w:bottom w:w="0" w:type="dxa"/>
              <w:right w:w="80" w:type="dxa"/>
            </w:tcMar>
            <w:vAlign w:val="bottom"/>
          </w:tcPr>
          <w:p w14:paraId="000000BE"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&lt; Control, High</w:t>
            </w:r>
          </w:p>
        </w:tc>
      </w:tr>
      <w:tr w:rsidR="000E09D1" w14:paraId="74ACC0DC" w14:textId="77777777">
        <w:trPr>
          <w:trHeight w:val="300"/>
        </w:trPr>
        <w:tc>
          <w:tcPr>
            <w:tcW w:w="2369" w:type="dxa"/>
            <w:shd w:val="clear" w:color="auto" w:fill="auto"/>
            <w:tcMar>
              <w:top w:w="0" w:type="dxa"/>
              <w:left w:w="80" w:type="dxa"/>
              <w:bottom w:w="0" w:type="dxa"/>
              <w:right w:w="80" w:type="dxa"/>
            </w:tcMar>
            <w:vAlign w:val="bottom"/>
          </w:tcPr>
          <w:p w14:paraId="000000BF" w14:textId="77777777" w:rsidR="000E09D1" w:rsidRDefault="00000000">
            <w:pPr>
              <w:spacing w:after="0" w:line="240" w:lineRule="auto"/>
              <w:jc w:val="center"/>
              <w:rPr>
                <w:rFonts w:ascii="Times New Roman" w:eastAsia="Times New Roman" w:hAnsi="Times New Roman" w:cs="Times New Roman"/>
                <w:i/>
                <w:sz w:val="20"/>
                <w:szCs w:val="20"/>
                <w:highlight w:val="white"/>
              </w:rPr>
            </w:pPr>
            <w:proofErr w:type="spellStart"/>
            <w:r>
              <w:rPr>
                <w:rFonts w:ascii="Times New Roman" w:eastAsia="Times New Roman" w:hAnsi="Times New Roman" w:cs="Times New Roman"/>
                <w:sz w:val="20"/>
                <w:szCs w:val="20"/>
                <w:highlight w:val="white"/>
              </w:rPr>
              <w:t>Nestedness</w:t>
            </w:r>
            <w:proofErr w:type="spellEnd"/>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i/>
                <w:sz w:val="20"/>
                <w:szCs w:val="20"/>
                <w:highlight w:val="white"/>
              </w:rPr>
              <w:t>WNODF)</w:t>
            </w:r>
          </w:p>
        </w:tc>
        <w:tc>
          <w:tcPr>
            <w:tcW w:w="1388" w:type="dxa"/>
            <w:shd w:val="clear" w:color="auto" w:fill="auto"/>
            <w:tcMar>
              <w:top w:w="0" w:type="dxa"/>
              <w:left w:w="80" w:type="dxa"/>
              <w:bottom w:w="0" w:type="dxa"/>
              <w:right w:w="80" w:type="dxa"/>
            </w:tcMar>
            <w:vAlign w:val="bottom"/>
          </w:tcPr>
          <w:p w14:paraId="000000C0"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23.3 ± 1.6</w:t>
            </w:r>
          </w:p>
        </w:tc>
        <w:tc>
          <w:tcPr>
            <w:tcW w:w="1246" w:type="dxa"/>
            <w:shd w:val="clear" w:color="auto" w:fill="auto"/>
            <w:tcMar>
              <w:top w:w="0" w:type="dxa"/>
              <w:left w:w="80" w:type="dxa"/>
              <w:bottom w:w="0" w:type="dxa"/>
              <w:right w:w="80" w:type="dxa"/>
            </w:tcMar>
            <w:vAlign w:val="bottom"/>
          </w:tcPr>
          <w:p w14:paraId="000000C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23.7 ± 1.9</w:t>
            </w:r>
          </w:p>
        </w:tc>
        <w:tc>
          <w:tcPr>
            <w:tcW w:w="1330" w:type="dxa"/>
            <w:shd w:val="clear" w:color="auto" w:fill="auto"/>
            <w:tcMar>
              <w:top w:w="0" w:type="dxa"/>
              <w:left w:w="80" w:type="dxa"/>
              <w:bottom w:w="0" w:type="dxa"/>
              <w:right w:w="80" w:type="dxa"/>
            </w:tcMar>
            <w:vAlign w:val="bottom"/>
          </w:tcPr>
          <w:p w14:paraId="000000C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30.9 ± 0.45</w:t>
            </w:r>
          </w:p>
        </w:tc>
        <w:tc>
          <w:tcPr>
            <w:tcW w:w="686" w:type="dxa"/>
            <w:shd w:val="clear" w:color="auto" w:fill="auto"/>
            <w:tcMar>
              <w:top w:w="0" w:type="dxa"/>
              <w:left w:w="80" w:type="dxa"/>
              <w:bottom w:w="0" w:type="dxa"/>
              <w:right w:w="80" w:type="dxa"/>
            </w:tcMar>
            <w:vAlign w:val="bottom"/>
          </w:tcPr>
          <w:p w14:paraId="000000C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8.76</w:t>
            </w:r>
          </w:p>
        </w:tc>
        <w:tc>
          <w:tcPr>
            <w:tcW w:w="924" w:type="dxa"/>
            <w:shd w:val="clear" w:color="auto" w:fill="auto"/>
            <w:tcMar>
              <w:top w:w="0" w:type="dxa"/>
              <w:left w:w="80" w:type="dxa"/>
              <w:bottom w:w="0" w:type="dxa"/>
              <w:right w:w="80" w:type="dxa"/>
            </w:tcMar>
            <w:vAlign w:val="bottom"/>
          </w:tcPr>
          <w:p w14:paraId="000000C4"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0.017</w:t>
            </w:r>
          </w:p>
        </w:tc>
        <w:tc>
          <w:tcPr>
            <w:tcW w:w="2060" w:type="dxa"/>
            <w:shd w:val="clear" w:color="auto" w:fill="auto"/>
            <w:tcMar>
              <w:top w:w="0" w:type="dxa"/>
              <w:left w:w="80" w:type="dxa"/>
              <w:bottom w:w="0" w:type="dxa"/>
              <w:right w:w="80" w:type="dxa"/>
            </w:tcMar>
            <w:vAlign w:val="bottom"/>
          </w:tcPr>
          <w:p w14:paraId="000000C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&gt; Control, High</w:t>
            </w:r>
          </w:p>
        </w:tc>
        <w:tc>
          <w:tcPr>
            <w:tcW w:w="686" w:type="dxa"/>
            <w:shd w:val="clear" w:color="auto" w:fill="auto"/>
            <w:tcMar>
              <w:top w:w="0" w:type="dxa"/>
              <w:left w:w="80" w:type="dxa"/>
              <w:bottom w:w="0" w:type="dxa"/>
              <w:right w:w="80" w:type="dxa"/>
            </w:tcMar>
            <w:vAlign w:val="bottom"/>
          </w:tcPr>
          <w:p w14:paraId="000000C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9.05</w:t>
            </w:r>
          </w:p>
        </w:tc>
        <w:tc>
          <w:tcPr>
            <w:tcW w:w="686" w:type="dxa"/>
            <w:shd w:val="clear" w:color="auto" w:fill="auto"/>
            <w:tcMar>
              <w:top w:w="0" w:type="dxa"/>
              <w:left w:w="80" w:type="dxa"/>
              <w:bottom w:w="0" w:type="dxa"/>
              <w:right w:w="80" w:type="dxa"/>
            </w:tcMar>
            <w:vAlign w:val="bottom"/>
          </w:tcPr>
          <w:p w14:paraId="000000C7"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0.022</w:t>
            </w:r>
          </w:p>
        </w:tc>
        <w:tc>
          <w:tcPr>
            <w:tcW w:w="2060" w:type="dxa"/>
            <w:shd w:val="clear" w:color="auto" w:fill="auto"/>
            <w:tcMar>
              <w:top w:w="0" w:type="dxa"/>
              <w:left w:w="80" w:type="dxa"/>
              <w:bottom w:w="0" w:type="dxa"/>
              <w:right w:w="80" w:type="dxa"/>
            </w:tcMar>
            <w:vAlign w:val="bottom"/>
          </w:tcPr>
          <w:p w14:paraId="000000C8"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&gt; High</w:t>
            </w:r>
          </w:p>
        </w:tc>
      </w:tr>
      <w:tr w:rsidR="000E09D1" w14:paraId="226FB175" w14:textId="77777777">
        <w:trPr>
          <w:trHeight w:val="300"/>
        </w:trPr>
        <w:tc>
          <w:tcPr>
            <w:tcW w:w="2369" w:type="dxa"/>
            <w:shd w:val="clear" w:color="auto" w:fill="auto"/>
            <w:tcMar>
              <w:top w:w="0" w:type="dxa"/>
              <w:left w:w="80" w:type="dxa"/>
              <w:bottom w:w="0" w:type="dxa"/>
              <w:right w:w="80" w:type="dxa"/>
            </w:tcMar>
            <w:vAlign w:val="bottom"/>
          </w:tcPr>
          <w:p w14:paraId="000000C9"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Modularity (</w:t>
            </w:r>
            <w:r>
              <w:rPr>
                <w:rFonts w:ascii="Times New Roman" w:eastAsia="Times New Roman" w:hAnsi="Times New Roman" w:cs="Times New Roman"/>
                <w:i/>
                <w:sz w:val="20"/>
                <w:szCs w:val="20"/>
                <w:highlight w:val="white"/>
              </w:rPr>
              <w:t>Q</w:t>
            </w:r>
            <w:r>
              <w:rPr>
                <w:rFonts w:ascii="Times New Roman" w:eastAsia="Times New Roman" w:hAnsi="Times New Roman" w:cs="Times New Roman"/>
                <w:sz w:val="20"/>
                <w:szCs w:val="20"/>
                <w:highlight w:val="white"/>
              </w:rPr>
              <w:t>)</w:t>
            </w:r>
          </w:p>
        </w:tc>
        <w:tc>
          <w:tcPr>
            <w:tcW w:w="1388" w:type="dxa"/>
            <w:shd w:val="clear" w:color="auto" w:fill="auto"/>
            <w:tcMar>
              <w:top w:w="0" w:type="dxa"/>
              <w:left w:w="80" w:type="dxa"/>
              <w:bottom w:w="0" w:type="dxa"/>
              <w:right w:w="80" w:type="dxa"/>
            </w:tcMar>
            <w:vAlign w:val="bottom"/>
          </w:tcPr>
          <w:p w14:paraId="000000CA"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0.34 ± 0.05</w:t>
            </w:r>
          </w:p>
        </w:tc>
        <w:tc>
          <w:tcPr>
            <w:tcW w:w="1246" w:type="dxa"/>
            <w:shd w:val="clear" w:color="auto" w:fill="auto"/>
            <w:tcMar>
              <w:top w:w="0" w:type="dxa"/>
              <w:left w:w="80" w:type="dxa"/>
              <w:bottom w:w="0" w:type="dxa"/>
              <w:right w:w="80" w:type="dxa"/>
            </w:tcMar>
            <w:vAlign w:val="bottom"/>
          </w:tcPr>
          <w:p w14:paraId="000000CB"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0.29 ± 0.05</w:t>
            </w:r>
          </w:p>
        </w:tc>
        <w:tc>
          <w:tcPr>
            <w:tcW w:w="1330" w:type="dxa"/>
            <w:shd w:val="clear" w:color="auto" w:fill="auto"/>
            <w:tcMar>
              <w:top w:w="0" w:type="dxa"/>
              <w:left w:w="80" w:type="dxa"/>
              <w:bottom w:w="0" w:type="dxa"/>
              <w:right w:w="80" w:type="dxa"/>
            </w:tcMar>
            <w:vAlign w:val="bottom"/>
          </w:tcPr>
          <w:p w14:paraId="000000C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0.16 ± 0.003</w:t>
            </w:r>
          </w:p>
        </w:tc>
        <w:tc>
          <w:tcPr>
            <w:tcW w:w="686" w:type="dxa"/>
            <w:shd w:val="clear" w:color="auto" w:fill="auto"/>
            <w:tcMar>
              <w:top w:w="0" w:type="dxa"/>
              <w:left w:w="80" w:type="dxa"/>
              <w:bottom w:w="0" w:type="dxa"/>
              <w:right w:w="80" w:type="dxa"/>
            </w:tcMar>
            <w:vAlign w:val="bottom"/>
          </w:tcPr>
          <w:p w14:paraId="000000CD"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5.62</w:t>
            </w:r>
          </w:p>
        </w:tc>
        <w:tc>
          <w:tcPr>
            <w:tcW w:w="924" w:type="dxa"/>
            <w:shd w:val="clear" w:color="auto" w:fill="auto"/>
            <w:tcMar>
              <w:top w:w="0" w:type="dxa"/>
              <w:left w:w="80" w:type="dxa"/>
              <w:bottom w:w="0" w:type="dxa"/>
              <w:right w:w="80" w:type="dxa"/>
            </w:tcMar>
            <w:vAlign w:val="bottom"/>
          </w:tcPr>
          <w:p w14:paraId="000000CE"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0.042</w:t>
            </w:r>
          </w:p>
        </w:tc>
        <w:tc>
          <w:tcPr>
            <w:tcW w:w="2060" w:type="dxa"/>
            <w:shd w:val="clear" w:color="auto" w:fill="auto"/>
            <w:tcMar>
              <w:top w:w="0" w:type="dxa"/>
              <w:left w:w="80" w:type="dxa"/>
              <w:bottom w:w="0" w:type="dxa"/>
              <w:right w:w="80" w:type="dxa"/>
            </w:tcMar>
            <w:vAlign w:val="bottom"/>
          </w:tcPr>
          <w:p w14:paraId="000000C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&lt; Control</w:t>
            </w:r>
          </w:p>
        </w:tc>
        <w:tc>
          <w:tcPr>
            <w:tcW w:w="686" w:type="dxa"/>
            <w:shd w:val="clear" w:color="auto" w:fill="auto"/>
            <w:tcMar>
              <w:top w:w="0" w:type="dxa"/>
              <w:left w:w="80" w:type="dxa"/>
              <w:bottom w:w="0" w:type="dxa"/>
              <w:right w:w="80" w:type="dxa"/>
            </w:tcMar>
            <w:vAlign w:val="bottom"/>
          </w:tcPr>
          <w:p w14:paraId="000000D0"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3.94</w:t>
            </w:r>
          </w:p>
        </w:tc>
        <w:tc>
          <w:tcPr>
            <w:tcW w:w="686" w:type="dxa"/>
            <w:shd w:val="clear" w:color="auto" w:fill="auto"/>
            <w:tcMar>
              <w:top w:w="0" w:type="dxa"/>
              <w:left w:w="80" w:type="dxa"/>
              <w:bottom w:w="0" w:type="dxa"/>
              <w:right w:w="80" w:type="dxa"/>
            </w:tcMar>
            <w:vAlign w:val="bottom"/>
          </w:tcPr>
          <w:p w14:paraId="000000D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0.094</w:t>
            </w:r>
          </w:p>
        </w:tc>
        <w:tc>
          <w:tcPr>
            <w:tcW w:w="2060" w:type="dxa"/>
            <w:shd w:val="clear" w:color="auto" w:fill="auto"/>
            <w:tcMar>
              <w:top w:w="0" w:type="dxa"/>
              <w:left w:w="80" w:type="dxa"/>
              <w:bottom w:w="0" w:type="dxa"/>
              <w:right w:w="80" w:type="dxa"/>
            </w:tcMar>
            <w:vAlign w:val="bottom"/>
          </w:tcPr>
          <w:p w14:paraId="000000D2"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r w:rsidR="000E09D1" w14:paraId="31F7A0F5" w14:textId="77777777">
        <w:trPr>
          <w:trHeight w:val="300"/>
        </w:trPr>
        <w:tc>
          <w:tcPr>
            <w:tcW w:w="2369" w:type="dxa"/>
            <w:shd w:val="clear" w:color="auto" w:fill="auto"/>
            <w:tcMar>
              <w:top w:w="0" w:type="dxa"/>
              <w:left w:w="80" w:type="dxa"/>
              <w:bottom w:w="0" w:type="dxa"/>
              <w:right w:w="80" w:type="dxa"/>
            </w:tcMar>
            <w:vAlign w:val="bottom"/>
          </w:tcPr>
          <w:p w14:paraId="000000D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Module number (</w:t>
            </w:r>
            <w:proofErr w:type="spellStart"/>
            <w:r>
              <w:rPr>
                <w:rFonts w:ascii="Times New Roman" w:eastAsia="Times New Roman" w:hAnsi="Times New Roman" w:cs="Times New Roman"/>
                <w:i/>
                <w:sz w:val="20"/>
                <w:szCs w:val="20"/>
                <w:highlight w:val="white"/>
              </w:rPr>
              <w:t>nQ</w:t>
            </w:r>
            <w:proofErr w:type="spellEnd"/>
            <w:r>
              <w:rPr>
                <w:rFonts w:ascii="Times New Roman" w:eastAsia="Times New Roman" w:hAnsi="Times New Roman" w:cs="Times New Roman"/>
                <w:sz w:val="20"/>
                <w:szCs w:val="20"/>
                <w:highlight w:val="white"/>
              </w:rPr>
              <w:t>)</w:t>
            </w:r>
          </w:p>
        </w:tc>
        <w:tc>
          <w:tcPr>
            <w:tcW w:w="1388" w:type="dxa"/>
            <w:shd w:val="clear" w:color="auto" w:fill="auto"/>
            <w:tcMar>
              <w:top w:w="0" w:type="dxa"/>
              <w:left w:w="80" w:type="dxa"/>
              <w:bottom w:w="0" w:type="dxa"/>
              <w:right w:w="80" w:type="dxa"/>
            </w:tcMar>
            <w:vAlign w:val="bottom"/>
          </w:tcPr>
          <w:p w14:paraId="000000D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6 ± 0</w:t>
            </w:r>
          </w:p>
        </w:tc>
        <w:tc>
          <w:tcPr>
            <w:tcW w:w="1246" w:type="dxa"/>
            <w:shd w:val="clear" w:color="auto" w:fill="auto"/>
            <w:tcMar>
              <w:top w:w="0" w:type="dxa"/>
              <w:left w:w="80" w:type="dxa"/>
              <w:bottom w:w="0" w:type="dxa"/>
              <w:right w:w="80" w:type="dxa"/>
            </w:tcMar>
            <w:vAlign w:val="bottom"/>
          </w:tcPr>
          <w:p w14:paraId="000000D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 0</w:t>
            </w:r>
          </w:p>
        </w:tc>
        <w:tc>
          <w:tcPr>
            <w:tcW w:w="1330" w:type="dxa"/>
            <w:shd w:val="clear" w:color="auto" w:fill="auto"/>
            <w:tcMar>
              <w:top w:w="0" w:type="dxa"/>
              <w:left w:w="80" w:type="dxa"/>
              <w:bottom w:w="0" w:type="dxa"/>
              <w:right w:w="80" w:type="dxa"/>
            </w:tcMar>
            <w:vAlign w:val="bottom"/>
          </w:tcPr>
          <w:p w14:paraId="000000D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 0</w:t>
            </w:r>
          </w:p>
        </w:tc>
        <w:tc>
          <w:tcPr>
            <w:tcW w:w="686" w:type="dxa"/>
            <w:shd w:val="clear" w:color="auto" w:fill="auto"/>
            <w:tcMar>
              <w:top w:w="0" w:type="dxa"/>
              <w:left w:w="80" w:type="dxa"/>
              <w:bottom w:w="0" w:type="dxa"/>
              <w:right w:w="80" w:type="dxa"/>
            </w:tcMar>
            <w:vAlign w:val="bottom"/>
          </w:tcPr>
          <w:p w14:paraId="000000D7"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8*</w:t>
            </w:r>
          </w:p>
        </w:tc>
        <w:tc>
          <w:tcPr>
            <w:tcW w:w="924" w:type="dxa"/>
            <w:shd w:val="clear" w:color="auto" w:fill="auto"/>
            <w:tcMar>
              <w:top w:w="0" w:type="dxa"/>
              <w:left w:w="80" w:type="dxa"/>
              <w:bottom w:w="0" w:type="dxa"/>
              <w:right w:w="80" w:type="dxa"/>
            </w:tcMar>
            <w:vAlign w:val="bottom"/>
          </w:tcPr>
          <w:p w14:paraId="000000D8" w14:textId="77777777" w:rsidR="000E09D1" w:rsidRDefault="00000000">
            <w:pPr>
              <w:spacing w:after="0" w:line="240" w:lineRule="auto"/>
              <w:jc w:val="center"/>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0.018</w:t>
            </w:r>
          </w:p>
        </w:tc>
        <w:tc>
          <w:tcPr>
            <w:tcW w:w="2060" w:type="dxa"/>
            <w:shd w:val="clear" w:color="auto" w:fill="auto"/>
            <w:tcMar>
              <w:top w:w="0" w:type="dxa"/>
              <w:left w:w="80" w:type="dxa"/>
              <w:bottom w:w="0" w:type="dxa"/>
              <w:right w:w="80" w:type="dxa"/>
            </w:tcMar>
            <w:vAlign w:val="bottom"/>
          </w:tcPr>
          <w:p w14:paraId="000000D9"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Hyper, High &lt; Control</w:t>
            </w:r>
          </w:p>
        </w:tc>
        <w:tc>
          <w:tcPr>
            <w:tcW w:w="686" w:type="dxa"/>
            <w:shd w:val="clear" w:color="auto" w:fill="auto"/>
            <w:tcMar>
              <w:top w:w="0" w:type="dxa"/>
              <w:left w:w="80" w:type="dxa"/>
              <w:bottom w:w="0" w:type="dxa"/>
              <w:right w:w="80" w:type="dxa"/>
            </w:tcMar>
            <w:vAlign w:val="bottom"/>
          </w:tcPr>
          <w:p w14:paraId="000000DA"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w:t>
            </w:r>
          </w:p>
        </w:tc>
        <w:tc>
          <w:tcPr>
            <w:tcW w:w="686" w:type="dxa"/>
            <w:shd w:val="clear" w:color="auto" w:fill="auto"/>
            <w:tcMar>
              <w:top w:w="0" w:type="dxa"/>
              <w:left w:w="80" w:type="dxa"/>
              <w:bottom w:w="0" w:type="dxa"/>
              <w:right w:w="80" w:type="dxa"/>
            </w:tcMar>
            <w:vAlign w:val="bottom"/>
          </w:tcPr>
          <w:p w14:paraId="000000DB"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w:t>
            </w:r>
          </w:p>
        </w:tc>
        <w:tc>
          <w:tcPr>
            <w:tcW w:w="2060" w:type="dxa"/>
            <w:shd w:val="clear" w:color="auto" w:fill="auto"/>
            <w:tcMar>
              <w:top w:w="0" w:type="dxa"/>
              <w:left w:w="80" w:type="dxa"/>
              <w:bottom w:w="0" w:type="dxa"/>
              <w:right w:w="80" w:type="dxa"/>
            </w:tcMar>
            <w:vAlign w:val="bottom"/>
          </w:tcPr>
          <w:p w14:paraId="000000DC"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NA</w:t>
            </w:r>
          </w:p>
        </w:tc>
      </w:tr>
      <w:tr w:rsidR="000E09D1" w14:paraId="03E6AD7A" w14:textId="77777777">
        <w:trPr>
          <w:trHeight w:val="300"/>
        </w:trPr>
        <w:tc>
          <w:tcPr>
            <w:tcW w:w="2369" w:type="dxa"/>
            <w:tcBorders>
              <w:bottom w:val="single" w:sz="8" w:space="0" w:color="000000"/>
            </w:tcBorders>
            <w:shd w:val="clear" w:color="auto" w:fill="auto"/>
            <w:tcMar>
              <w:top w:w="0" w:type="dxa"/>
              <w:left w:w="80" w:type="dxa"/>
              <w:bottom w:w="0" w:type="dxa"/>
              <w:right w:w="80" w:type="dxa"/>
            </w:tcMar>
            <w:vAlign w:val="bottom"/>
          </w:tcPr>
          <w:p w14:paraId="000000DD"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Robustness</w:t>
            </w:r>
          </w:p>
        </w:tc>
        <w:tc>
          <w:tcPr>
            <w:tcW w:w="1388" w:type="dxa"/>
            <w:tcBorders>
              <w:bottom w:val="single" w:sz="8" w:space="0" w:color="000000"/>
            </w:tcBorders>
            <w:shd w:val="clear" w:color="auto" w:fill="auto"/>
            <w:tcMar>
              <w:top w:w="0" w:type="dxa"/>
              <w:left w:w="80" w:type="dxa"/>
              <w:bottom w:w="0" w:type="dxa"/>
              <w:right w:w="80" w:type="dxa"/>
            </w:tcMar>
            <w:vAlign w:val="bottom"/>
          </w:tcPr>
          <w:p w14:paraId="000000DE"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0.73 ± 0.004</w:t>
            </w:r>
          </w:p>
        </w:tc>
        <w:tc>
          <w:tcPr>
            <w:tcW w:w="1246" w:type="dxa"/>
            <w:tcBorders>
              <w:bottom w:val="single" w:sz="8" w:space="0" w:color="000000"/>
            </w:tcBorders>
            <w:shd w:val="clear" w:color="auto" w:fill="auto"/>
            <w:tcMar>
              <w:top w:w="0" w:type="dxa"/>
              <w:left w:w="80" w:type="dxa"/>
              <w:bottom w:w="0" w:type="dxa"/>
              <w:right w:w="80" w:type="dxa"/>
            </w:tcMar>
            <w:vAlign w:val="bottom"/>
          </w:tcPr>
          <w:p w14:paraId="000000DF"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0.72 ± 0.02</w:t>
            </w:r>
          </w:p>
        </w:tc>
        <w:tc>
          <w:tcPr>
            <w:tcW w:w="1330" w:type="dxa"/>
            <w:tcBorders>
              <w:bottom w:val="single" w:sz="8" w:space="0" w:color="000000"/>
            </w:tcBorders>
            <w:shd w:val="clear" w:color="auto" w:fill="auto"/>
            <w:tcMar>
              <w:top w:w="0" w:type="dxa"/>
              <w:left w:w="80" w:type="dxa"/>
              <w:bottom w:w="0" w:type="dxa"/>
              <w:right w:w="80" w:type="dxa"/>
            </w:tcMar>
            <w:vAlign w:val="bottom"/>
          </w:tcPr>
          <w:p w14:paraId="000000E0"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0.67 ± 0.04</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E1"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1.93</w:t>
            </w:r>
          </w:p>
        </w:tc>
        <w:tc>
          <w:tcPr>
            <w:tcW w:w="924" w:type="dxa"/>
            <w:tcBorders>
              <w:bottom w:val="single" w:sz="8" w:space="0" w:color="000000"/>
            </w:tcBorders>
            <w:shd w:val="clear" w:color="auto" w:fill="auto"/>
            <w:tcMar>
              <w:top w:w="0" w:type="dxa"/>
              <w:left w:w="80" w:type="dxa"/>
              <w:bottom w:w="0" w:type="dxa"/>
              <w:right w:w="80" w:type="dxa"/>
            </w:tcMar>
            <w:vAlign w:val="bottom"/>
          </w:tcPr>
          <w:p w14:paraId="000000E2"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0.23</w:t>
            </w:r>
          </w:p>
        </w:tc>
        <w:tc>
          <w:tcPr>
            <w:tcW w:w="2060" w:type="dxa"/>
            <w:tcBorders>
              <w:bottom w:val="single" w:sz="8" w:space="0" w:color="000000"/>
            </w:tcBorders>
            <w:shd w:val="clear" w:color="auto" w:fill="auto"/>
            <w:tcMar>
              <w:top w:w="0" w:type="dxa"/>
              <w:left w:w="80" w:type="dxa"/>
              <w:bottom w:w="0" w:type="dxa"/>
              <w:right w:w="80" w:type="dxa"/>
            </w:tcMar>
            <w:vAlign w:val="bottom"/>
          </w:tcPr>
          <w:p w14:paraId="000000E3"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E4"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1.24</w:t>
            </w:r>
          </w:p>
        </w:tc>
        <w:tc>
          <w:tcPr>
            <w:tcW w:w="686" w:type="dxa"/>
            <w:tcBorders>
              <w:bottom w:val="single" w:sz="8" w:space="0" w:color="000000"/>
            </w:tcBorders>
            <w:shd w:val="clear" w:color="auto" w:fill="auto"/>
            <w:tcMar>
              <w:top w:w="0" w:type="dxa"/>
              <w:left w:w="80" w:type="dxa"/>
              <w:bottom w:w="0" w:type="dxa"/>
              <w:right w:w="80" w:type="dxa"/>
            </w:tcMar>
            <w:vAlign w:val="bottom"/>
          </w:tcPr>
          <w:p w14:paraId="000000E5"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0.37</w:t>
            </w:r>
          </w:p>
        </w:tc>
        <w:tc>
          <w:tcPr>
            <w:tcW w:w="2060" w:type="dxa"/>
            <w:tcBorders>
              <w:bottom w:val="single" w:sz="8" w:space="0" w:color="000000"/>
            </w:tcBorders>
            <w:shd w:val="clear" w:color="auto" w:fill="auto"/>
            <w:tcMar>
              <w:top w:w="0" w:type="dxa"/>
              <w:left w:w="80" w:type="dxa"/>
              <w:bottom w:w="0" w:type="dxa"/>
              <w:right w:w="80" w:type="dxa"/>
            </w:tcMar>
            <w:vAlign w:val="bottom"/>
          </w:tcPr>
          <w:p w14:paraId="000000E6" w14:textId="77777777" w:rsidR="000E09D1" w:rsidRDefault="00000000">
            <w:pPr>
              <w:spacing w:after="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r>
      <w:tr w:rsidR="000E09D1" w14:paraId="4399C5F6" w14:textId="77777777">
        <w:trPr>
          <w:trHeight w:val="300"/>
        </w:trPr>
        <w:tc>
          <w:tcPr>
            <w:tcW w:w="3757" w:type="dxa"/>
            <w:gridSpan w:val="2"/>
            <w:shd w:val="clear" w:color="auto" w:fill="auto"/>
            <w:tcMar>
              <w:top w:w="0" w:type="dxa"/>
              <w:left w:w="80" w:type="dxa"/>
              <w:bottom w:w="0" w:type="dxa"/>
              <w:right w:w="80" w:type="dxa"/>
            </w:tcMar>
            <w:vAlign w:val="bottom"/>
          </w:tcPr>
          <w:p w14:paraId="000000E7"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spellStart"/>
            <w:r>
              <w:rPr>
                <w:rFonts w:ascii="Times New Roman" w:eastAsia="Times New Roman" w:hAnsi="Times New Roman" w:cs="Times New Roman"/>
                <w:sz w:val="20"/>
                <w:szCs w:val="20"/>
                <w:highlight w:val="white"/>
              </w:rPr>
              <w:t>Kruskall</w:t>
            </w:r>
            <w:proofErr w:type="spellEnd"/>
            <w:r>
              <w:rPr>
                <w:rFonts w:ascii="Times New Roman" w:eastAsia="Times New Roman" w:hAnsi="Times New Roman" w:cs="Times New Roman"/>
                <w:sz w:val="20"/>
                <w:szCs w:val="20"/>
                <w:highlight w:val="white"/>
              </w:rPr>
              <w:t xml:space="preserve"> Wallis - Dunn's tests</w:t>
            </w:r>
          </w:p>
        </w:tc>
        <w:tc>
          <w:tcPr>
            <w:tcW w:w="1246" w:type="dxa"/>
            <w:shd w:val="clear" w:color="auto" w:fill="auto"/>
            <w:tcMar>
              <w:top w:w="0" w:type="dxa"/>
              <w:left w:w="80" w:type="dxa"/>
              <w:bottom w:w="0" w:type="dxa"/>
              <w:right w:w="80" w:type="dxa"/>
            </w:tcMar>
            <w:vAlign w:val="bottom"/>
          </w:tcPr>
          <w:p w14:paraId="000000E9"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1330" w:type="dxa"/>
            <w:shd w:val="clear" w:color="auto" w:fill="auto"/>
            <w:tcMar>
              <w:top w:w="0" w:type="dxa"/>
              <w:left w:w="80" w:type="dxa"/>
              <w:bottom w:w="0" w:type="dxa"/>
              <w:right w:w="80" w:type="dxa"/>
            </w:tcMar>
            <w:vAlign w:val="bottom"/>
          </w:tcPr>
          <w:p w14:paraId="000000EA"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EB"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924" w:type="dxa"/>
            <w:shd w:val="clear" w:color="auto" w:fill="auto"/>
            <w:tcMar>
              <w:top w:w="0" w:type="dxa"/>
              <w:left w:w="80" w:type="dxa"/>
              <w:bottom w:w="0" w:type="dxa"/>
              <w:right w:w="80" w:type="dxa"/>
            </w:tcMar>
            <w:vAlign w:val="bottom"/>
          </w:tcPr>
          <w:p w14:paraId="000000EC"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2060" w:type="dxa"/>
            <w:shd w:val="clear" w:color="auto" w:fill="auto"/>
            <w:tcMar>
              <w:top w:w="0" w:type="dxa"/>
              <w:left w:w="80" w:type="dxa"/>
              <w:bottom w:w="0" w:type="dxa"/>
              <w:right w:w="80" w:type="dxa"/>
            </w:tcMar>
            <w:vAlign w:val="bottom"/>
          </w:tcPr>
          <w:p w14:paraId="000000ED"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EE"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EF"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2060" w:type="dxa"/>
            <w:shd w:val="clear" w:color="auto" w:fill="auto"/>
            <w:tcMar>
              <w:top w:w="0" w:type="dxa"/>
              <w:left w:w="80" w:type="dxa"/>
              <w:bottom w:w="0" w:type="dxa"/>
              <w:right w:w="80" w:type="dxa"/>
            </w:tcMar>
            <w:vAlign w:val="bottom"/>
          </w:tcPr>
          <w:p w14:paraId="000000F0"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r w:rsidR="000E09D1" w14:paraId="7D4C4162" w14:textId="77777777">
        <w:trPr>
          <w:trHeight w:val="300"/>
        </w:trPr>
        <w:tc>
          <w:tcPr>
            <w:tcW w:w="3757" w:type="dxa"/>
            <w:gridSpan w:val="2"/>
            <w:shd w:val="clear" w:color="auto" w:fill="auto"/>
            <w:tcMar>
              <w:top w:w="0" w:type="dxa"/>
              <w:left w:w="80" w:type="dxa"/>
              <w:bottom w:w="0" w:type="dxa"/>
              <w:right w:w="80" w:type="dxa"/>
            </w:tcMar>
            <w:vAlign w:val="bottom"/>
          </w:tcPr>
          <w:p w14:paraId="000000F1" w14:textId="77777777" w:rsidR="000E09D1" w:rsidRDefault="00000000">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unreliable</w:t>
            </w:r>
            <w:proofErr w:type="gramEnd"/>
            <w:r>
              <w:rPr>
                <w:rFonts w:ascii="Times New Roman" w:eastAsia="Times New Roman" w:hAnsi="Times New Roman" w:cs="Times New Roman"/>
                <w:sz w:val="20"/>
                <w:szCs w:val="20"/>
                <w:highlight w:val="white"/>
              </w:rPr>
              <w:t xml:space="preserve"> result as variance is 0</w:t>
            </w:r>
          </w:p>
        </w:tc>
        <w:tc>
          <w:tcPr>
            <w:tcW w:w="1246" w:type="dxa"/>
            <w:shd w:val="clear" w:color="auto" w:fill="auto"/>
            <w:tcMar>
              <w:top w:w="0" w:type="dxa"/>
              <w:left w:w="80" w:type="dxa"/>
              <w:bottom w:w="0" w:type="dxa"/>
              <w:right w:w="80" w:type="dxa"/>
            </w:tcMar>
            <w:vAlign w:val="bottom"/>
          </w:tcPr>
          <w:p w14:paraId="000000F3"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1330" w:type="dxa"/>
            <w:shd w:val="clear" w:color="auto" w:fill="auto"/>
            <w:tcMar>
              <w:top w:w="0" w:type="dxa"/>
              <w:left w:w="80" w:type="dxa"/>
              <w:bottom w:w="0" w:type="dxa"/>
              <w:right w:w="80" w:type="dxa"/>
            </w:tcMar>
            <w:vAlign w:val="bottom"/>
          </w:tcPr>
          <w:p w14:paraId="000000F4"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F5"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924" w:type="dxa"/>
            <w:shd w:val="clear" w:color="auto" w:fill="auto"/>
            <w:tcMar>
              <w:top w:w="0" w:type="dxa"/>
              <w:left w:w="80" w:type="dxa"/>
              <w:bottom w:w="0" w:type="dxa"/>
              <w:right w:w="80" w:type="dxa"/>
            </w:tcMar>
            <w:vAlign w:val="bottom"/>
          </w:tcPr>
          <w:p w14:paraId="000000F6"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2060" w:type="dxa"/>
            <w:shd w:val="clear" w:color="auto" w:fill="auto"/>
            <w:tcMar>
              <w:top w:w="0" w:type="dxa"/>
              <w:left w:w="80" w:type="dxa"/>
              <w:bottom w:w="0" w:type="dxa"/>
              <w:right w:w="80" w:type="dxa"/>
            </w:tcMar>
            <w:vAlign w:val="bottom"/>
          </w:tcPr>
          <w:p w14:paraId="000000F7"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F8"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686" w:type="dxa"/>
            <w:shd w:val="clear" w:color="auto" w:fill="auto"/>
            <w:tcMar>
              <w:top w:w="0" w:type="dxa"/>
              <w:left w:w="80" w:type="dxa"/>
              <w:bottom w:w="0" w:type="dxa"/>
              <w:right w:w="80" w:type="dxa"/>
            </w:tcMar>
            <w:vAlign w:val="bottom"/>
          </w:tcPr>
          <w:p w14:paraId="000000F9" w14:textId="77777777" w:rsidR="000E09D1" w:rsidRDefault="000E09D1">
            <w:pPr>
              <w:spacing w:after="0" w:line="240" w:lineRule="auto"/>
              <w:jc w:val="both"/>
              <w:rPr>
                <w:rFonts w:ascii="Times New Roman" w:eastAsia="Times New Roman" w:hAnsi="Times New Roman" w:cs="Times New Roman"/>
                <w:sz w:val="24"/>
                <w:szCs w:val="24"/>
                <w:highlight w:val="white"/>
              </w:rPr>
            </w:pPr>
          </w:p>
        </w:tc>
        <w:tc>
          <w:tcPr>
            <w:tcW w:w="2060" w:type="dxa"/>
            <w:shd w:val="clear" w:color="auto" w:fill="auto"/>
            <w:tcMar>
              <w:top w:w="0" w:type="dxa"/>
              <w:left w:w="80" w:type="dxa"/>
              <w:bottom w:w="0" w:type="dxa"/>
              <w:right w:w="80" w:type="dxa"/>
            </w:tcMar>
            <w:vAlign w:val="bottom"/>
          </w:tcPr>
          <w:p w14:paraId="000000FA" w14:textId="77777777" w:rsidR="000E09D1" w:rsidRDefault="000E09D1">
            <w:pPr>
              <w:spacing w:after="0" w:line="240" w:lineRule="auto"/>
              <w:jc w:val="both"/>
              <w:rPr>
                <w:rFonts w:ascii="Times New Roman" w:eastAsia="Times New Roman" w:hAnsi="Times New Roman" w:cs="Times New Roman"/>
                <w:sz w:val="24"/>
                <w:szCs w:val="24"/>
                <w:highlight w:val="white"/>
              </w:rPr>
            </w:pPr>
          </w:p>
        </w:tc>
      </w:tr>
    </w:tbl>
    <w:p w14:paraId="000000FB" w14:textId="77777777" w:rsidR="000E09D1" w:rsidRDefault="000E09D1">
      <w:pPr>
        <w:rPr>
          <w:rFonts w:ascii="Times New Roman" w:eastAsia="Times New Roman" w:hAnsi="Times New Roman" w:cs="Times New Roman"/>
          <w:sz w:val="20"/>
          <w:szCs w:val="20"/>
          <w:highlight w:val="white"/>
        </w:rPr>
        <w:sectPr w:rsidR="000E09D1">
          <w:pgSz w:w="16838" w:h="11906" w:orient="landscape"/>
          <w:pgMar w:top="1417" w:right="1701" w:bottom="1417" w:left="1701" w:header="708" w:footer="708" w:gutter="0"/>
          <w:lnNumType w:countBy="1" w:restart="continuous"/>
          <w:cols w:space="720"/>
          <w:titlePg/>
        </w:sectPr>
      </w:pPr>
    </w:p>
    <w:p w14:paraId="000000FC" w14:textId="77777777" w:rsidR="000E09D1" w:rsidRDefault="00000000">
      <w:pPr>
        <w:spacing w:line="480" w:lineRule="auto"/>
        <w:rPr>
          <w:rFonts w:ascii="Times New Roman" w:eastAsia="Times New Roman" w:hAnsi="Times New Roman" w:cs="Times New Roman"/>
          <w:sz w:val="24"/>
          <w:szCs w:val="24"/>
          <w:highlight w:val="white"/>
        </w:rPr>
      </w:pPr>
      <w:r>
        <w:rPr>
          <w:noProof/>
        </w:rPr>
        <w:lastRenderedPageBreak/>
        <w:drawing>
          <wp:inline distT="0" distB="0" distL="0" distR="0" wp14:anchorId="7C35365C" wp14:editId="207370C5">
            <wp:extent cx="5399730" cy="2755900"/>
            <wp:effectExtent l="0" t="0" r="0" b="0"/>
            <wp:docPr id="16287009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99730" cy="2755900"/>
                    </a:xfrm>
                    <a:prstGeom prst="rect">
                      <a:avLst/>
                    </a:prstGeom>
                    <a:ln/>
                  </pic:spPr>
                </pic:pic>
              </a:graphicData>
            </a:graphic>
          </wp:inline>
        </w:drawing>
      </w:r>
    </w:p>
    <w:p w14:paraId="000000FD" w14:textId="77777777" w:rsidR="000E09D1" w:rsidRDefault="00000000">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0"/>
          <w:szCs w:val="20"/>
          <w:highlight w:val="white"/>
        </w:rPr>
        <w:t xml:space="preserve">Figure 3. </w:t>
      </w:r>
      <w:r>
        <w:rPr>
          <w:rFonts w:ascii="Times New Roman" w:eastAsia="Times New Roman" w:hAnsi="Times New Roman" w:cs="Times New Roman"/>
          <w:sz w:val="20"/>
          <w:szCs w:val="20"/>
          <w:highlight w:val="white"/>
        </w:rPr>
        <w:t xml:space="preserve">Bipartite meta-network of Control, High density, and Hyper density treatments (N = 3 local networks per treatment). Plants are represented in dark green and pollinators in sky blue. Focal plants are indicated (Clad, </w:t>
      </w:r>
      <w:r>
        <w:rPr>
          <w:rFonts w:ascii="Times New Roman" w:eastAsia="Times New Roman" w:hAnsi="Times New Roman" w:cs="Times New Roman"/>
          <w:i/>
          <w:sz w:val="20"/>
          <w:szCs w:val="20"/>
          <w:highlight w:val="white"/>
        </w:rPr>
        <w:t xml:space="preserve">Cistus </w:t>
      </w:r>
      <w:proofErr w:type="spellStart"/>
      <w:r>
        <w:rPr>
          <w:rFonts w:ascii="Times New Roman" w:eastAsia="Times New Roman" w:hAnsi="Times New Roman" w:cs="Times New Roman"/>
          <w:i/>
          <w:sz w:val="20"/>
          <w:szCs w:val="20"/>
          <w:highlight w:val="white"/>
        </w:rPr>
        <w:t>ladanifer</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Cpop</w:t>
      </w:r>
      <w:proofErr w:type="spellEnd"/>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i/>
          <w:sz w:val="20"/>
          <w:szCs w:val="20"/>
          <w:highlight w:val="white"/>
        </w:rPr>
        <w:t xml:space="preserve">Cistus </w:t>
      </w:r>
      <w:proofErr w:type="spellStart"/>
      <w:r>
        <w:rPr>
          <w:rFonts w:ascii="Times New Roman" w:eastAsia="Times New Roman" w:hAnsi="Times New Roman" w:cs="Times New Roman"/>
          <w:i/>
          <w:sz w:val="20"/>
          <w:szCs w:val="20"/>
          <w:highlight w:val="white"/>
        </w:rPr>
        <w:t>populifolius</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Tmas</w:t>
      </w:r>
      <w:proofErr w:type="spellEnd"/>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i/>
          <w:sz w:val="20"/>
          <w:szCs w:val="20"/>
          <w:highlight w:val="white"/>
        </w:rPr>
        <w:t xml:space="preserve">Thymus </w:t>
      </w:r>
      <w:proofErr w:type="spellStart"/>
      <w:r>
        <w:rPr>
          <w:rFonts w:ascii="Times New Roman" w:eastAsia="Times New Roman" w:hAnsi="Times New Roman" w:cs="Times New Roman"/>
          <w:i/>
          <w:sz w:val="20"/>
          <w:szCs w:val="20"/>
          <w:highlight w:val="white"/>
        </w:rPr>
        <w:t>mastichina</w:t>
      </w:r>
      <w:proofErr w:type="spellEnd"/>
      <w:r>
        <w:rPr>
          <w:rFonts w:ascii="Times New Roman" w:eastAsia="Times New Roman" w:hAnsi="Times New Roman" w:cs="Times New Roman"/>
          <w:sz w:val="20"/>
          <w:szCs w:val="20"/>
          <w:highlight w:val="white"/>
        </w:rPr>
        <w:t>).</w:t>
      </w:r>
      <w:r>
        <w:rPr>
          <w:rFonts w:ascii="Times New Roman" w:eastAsia="Times New Roman" w:hAnsi="Times New Roman" w:cs="Times New Roman"/>
          <w:i/>
          <w:sz w:val="20"/>
          <w:szCs w:val="20"/>
          <w:highlight w:val="white"/>
        </w:rPr>
        <w:t xml:space="preserve"> </w:t>
      </w:r>
      <w:r>
        <w:rPr>
          <w:rFonts w:ascii="Times New Roman" w:eastAsia="Times New Roman" w:hAnsi="Times New Roman" w:cs="Times New Roman"/>
          <w:sz w:val="20"/>
          <w:szCs w:val="20"/>
          <w:highlight w:val="white"/>
        </w:rPr>
        <w:t xml:space="preserve">Link (pale green) thickness indicates the frequency of interactions between plants and pollinators. </w:t>
      </w:r>
    </w:p>
    <w:p w14:paraId="000000FE" w14:textId="77777777" w:rsidR="000E09D1" w:rsidRDefault="000E09D1">
      <w:pPr>
        <w:spacing w:line="480" w:lineRule="auto"/>
        <w:jc w:val="both"/>
        <w:rPr>
          <w:rFonts w:ascii="Times New Roman" w:eastAsia="Times New Roman" w:hAnsi="Times New Roman" w:cs="Times New Roman"/>
          <w:sz w:val="24"/>
          <w:szCs w:val="24"/>
          <w:highlight w:val="white"/>
        </w:rPr>
      </w:pPr>
    </w:p>
    <w:p w14:paraId="000000FF" w14:textId="77777777" w:rsidR="000E09D1" w:rsidRDefault="00000000">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became trivial within the module; Figure 4).</w:t>
      </w:r>
      <w:r>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4"/>
          <w:szCs w:val="24"/>
          <w:highlight w:val="white"/>
        </w:rPr>
        <w:t xml:space="preserve">The Control treatment had two more exclusive modules characterized by frequent interactions between </w:t>
      </w:r>
      <w:proofErr w:type="spellStart"/>
      <w:r>
        <w:rPr>
          <w:rFonts w:ascii="Times New Roman" w:eastAsia="Times New Roman" w:hAnsi="Times New Roman" w:cs="Times New Roman"/>
          <w:i/>
          <w:sz w:val="24"/>
          <w:szCs w:val="24"/>
          <w:highlight w:val="white"/>
        </w:rPr>
        <w:t>Crepis</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spp. and </w:t>
      </w:r>
      <w:proofErr w:type="spellStart"/>
      <w:r>
        <w:rPr>
          <w:rFonts w:ascii="Times New Roman" w:eastAsia="Times New Roman" w:hAnsi="Times New Roman" w:cs="Times New Roman"/>
          <w:i/>
          <w:sz w:val="24"/>
          <w:szCs w:val="24"/>
          <w:highlight w:val="white"/>
        </w:rPr>
        <w:t>Tolpis</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 xml:space="preserve">spp. (Asteraceae) and the pollen specialist </w:t>
      </w:r>
      <w:proofErr w:type="spellStart"/>
      <w:r>
        <w:rPr>
          <w:rFonts w:ascii="Times New Roman" w:eastAsia="Times New Roman" w:hAnsi="Times New Roman" w:cs="Times New Roman"/>
          <w:i/>
          <w:sz w:val="24"/>
          <w:szCs w:val="24"/>
          <w:highlight w:val="white"/>
        </w:rPr>
        <w:t>Panurgus</w:t>
      </w:r>
      <w:proofErr w:type="spellEnd"/>
      <w:r>
        <w:rPr>
          <w:rFonts w:ascii="Times New Roman" w:eastAsia="Times New Roman" w:hAnsi="Times New Roman" w:cs="Times New Roman"/>
          <w:i/>
          <w:sz w:val="24"/>
          <w:szCs w:val="24"/>
          <w:highlight w:val="white"/>
        </w:rPr>
        <w:t xml:space="preserve"> </w:t>
      </w:r>
      <w:proofErr w:type="spellStart"/>
      <w:r>
        <w:rPr>
          <w:rFonts w:ascii="Times New Roman" w:eastAsia="Times New Roman" w:hAnsi="Times New Roman" w:cs="Times New Roman"/>
          <w:i/>
          <w:sz w:val="24"/>
          <w:szCs w:val="24"/>
          <w:highlight w:val="white"/>
        </w:rPr>
        <w:t>calcaratus</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Andrenidae</w:t>
      </w:r>
      <w:proofErr w:type="spellEnd"/>
      <w:r>
        <w:rPr>
          <w:rFonts w:ascii="Times New Roman" w:eastAsia="Times New Roman" w:hAnsi="Times New Roman" w:cs="Times New Roman"/>
          <w:sz w:val="24"/>
          <w:szCs w:val="24"/>
          <w:highlight w:val="white"/>
        </w:rPr>
        <w:t xml:space="preserve">), and between </w:t>
      </w:r>
      <w:r>
        <w:rPr>
          <w:rFonts w:ascii="Times New Roman" w:eastAsia="Times New Roman" w:hAnsi="Times New Roman" w:cs="Times New Roman"/>
          <w:i/>
          <w:sz w:val="24"/>
          <w:szCs w:val="24"/>
          <w:highlight w:val="white"/>
        </w:rPr>
        <w:t xml:space="preserve">Campanula </w:t>
      </w:r>
      <w:proofErr w:type="spellStart"/>
      <w:r>
        <w:rPr>
          <w:rFonts w:ascii="Times New Roman" w:eastAsia="Times New Roman" w:hAnsi="Times New Roman" w:cs="Times New Roman"/>
          <w:i/>
          <w:sz w:val="24"/>
          <w:szCs w:val="24"/>
          <w:highlight w:val="white"/>
        </w:rPr>
        <w:t>lusitanica</w:t>
      </w:r>
      <w:proofErr w:type="spellEnd"/>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Campanulaceae</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i/>
          <w:sz w:val="24"/>
          <w:szCs w:val="24"/>
          <w:highlight w:val="white"/>
        </w:rPr>
        <w:t>Usia</w:t>
      </w:r>
      <w:proofErr w:type="spellEnd"/>
      <w:r>
        <w:rPr>
          <w:rFonts w:ascii="Times New Roman" w:eastAsia="Times New Roman" w:hAnsi="Times New Roman" w:cs="Times New Roman"/>
          <w:sz w:val="24"/>
          <w:szCs w:val="24"/>
          <w:highlight w:val="white"/>
        </w:rPr>
        <w:t xml:space="preserve"> spp. (Bombyliidae) (Figure 4). In the </w:t>
      </w:r>
      <w:proofErr w:type="gramStart"/>
      <w:r>
        <w:rPr>
          <w:rFonts w:ascii="Times New Roman" w:eastAsia="Times New Roman" w:hAnsi="Times New Roman" w:cs="Times New Roman"/>
          <w:sz w:val="24"/>
          <w:szCs w:val="24"/>
          <w:highlight w:val="white"/>
        </w:rPr>
        <w:t>High density</w:t>
      </w:r>
      <w:proofErr w:type="gramEnd"/>
      <w:r>
        <w:rPr>
          <w:rFonts w:ascii="Times New Roman" w:eastAsia="Times New Roman" w:hAnsi="Times New Roman" w:cs="Times New Roman"/>
          <w:sz w:val="24"/>
          <w:szCs w:val="24"/>
          <w:highlight w:val="white"/>
        </w:rPr>
        <w:t xml:space="preserve"> treatment these modules weakened and merged together whereas in the Hyper density treatment disappeared (Figure 4). </w:t>
      </w:r>
    </w:p>
    <w:p w14:paraId="00000100" w14:textId="77777777" w:rsidR="000E09D1" w:rsidRDefault="000E09D1">
      <w:pPr>
        <w:spacing w:line="480" w:lineRule="auto"/>
        <w:jc w:val="both"/>
        <w:rPr>
          <w:rFonts w:ascii="Times New Roman" w:eastAsia="Times New Roman" w:hAnsi="Times New Roman" w:cs="Times New Roman"/>
          <w:sz w:val="24"/>
          <w:szCs w:val="24"/>
          <w:highlight w:val="white"/>
        </w:rPr>
      </w:pPr>
    </w:p>
    <w:p w14:paraId="00000101"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00000102" w14:textId="77777777" w:rsidR="000E09D1" w:rsidRDefault="00000000">
      <w:pPr>
        <w:spacing w:after="240"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this study we have evaluated the effect of increasing red deer densities on plant-pollinator networks. We found that by grazing and browsing red deer extirpated several herbs and reduced the number of flowers of abundant scrubs, </w:t>
      </w:r>
      <w:proofErr w:type="gramStart"/>
      <w:r>
        <w:rPr>
          <w:rFonts w:ascii="Times New Roman" w:eastAsia="Times New Roman" w:hAnsi="Times New Roman" w:cs="Times New Roman"/>
          <w:sz w:val="24"/>
          <w:szCs w:val="24"/>
          <w:highlight w:val="white"/>
        </w:rPr>
        <w:t>originating</w:t>
      </w:r>
      <w:proofErr w:type="gramEnd"/>
      <w:r>
        <w:rPr>
          <w:rFonts w:ascii="Times New Roman" w:eastAsia="Times New Roman" w:hAnsi="Times New Roman" w:cs="Times New Roman"/>
          <w:sz w:val="24"/>
          <w:szCs w:val="24"/>
          <w:highlight w:val="white"/>
        </w:rPr>
        <w:t xml:space="preserve"> </w:t>
      </w:r>
    </w:p>
    <w:p w14:paraId="00000103" w14:textId="77777777" w:rsidR="000E09D1" w:rsidRDefault="000000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07B9E719" wp14:editId="01E36009">
            <wp:extent cx="5400040" cy="2541055"/>
            <wp:effectExtent l="0" t="0" r="0" b="0"/>
            <wp:docPr id="16287009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00040" cy="2541055"/>
                    </a:xfrm>
                    <a:prstGeom prst="rect">
                      <a:avLst/>
                    </a:prstGeom>
                    <a:ln/>
                  </pic:spPr>
                </pic:pic>
              </a:graphicData>
            </a:graphic>
          </wp:inline>
        </w:drawing>
      </w:r>
    </w:p>
    <w:p w14:paraId="00000104" w14:textId="77777777" w:rsidR="000E09D1" w:rsidRDefault="00000000">
      <w:pPr>
        <w:spacing w:line="48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b/>
          <w:color w:val="000000"/>
          <w:sz w:val="20"/>
          <w:szCs w:val="20"/>
          <w:highlight w:val="white"/>
        </w:rPr>
        <w:t xml:space="preserve">Figure </w:t>
      </w:r>
      <w:r>
        <w:rPr>
          <w:rFonts w:ascii="Times New Roman" w:eastAsia="Times New Roman" w:hAnsi="Times New Roman" w:cs="Times New Roman"/>
          <w:b/>
          <w:sz w:val="20"/>
          <w:szCs w:val="20"/>
          <w:highlight w:val="white"/>
        </w:rPr>
        <w:t>4</w:t>
      </w:r>
      <w:r>
        <w:rPr>
          <w:rFonts w:ascii="Times New Roman" w:eastAsia="Times New Roman" w:hAnsi="Times New Roman" w:cs="Times New Roman"/>
          <w:b/>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Modular meta-network of the Control treatment (N = 3 local networks), with schematic representation of patterns when compared with meta-networks from High (one deer) and Hyper (two deer) density treatments. Each module is </w:t>
      </w:r>
      <w:proofErr w:type="spellStart"/>
      <w:r>
        <w:rPr>
          <w:rFonts w:ascii="Times New Roman" w:eastAsia="Times New Roman" w:hAnsi="Times New Roman" w:cs="Times New Roman"/>
          <w:color w:val="000000"/>
          <w:sz w:val="20"/>
          <w:szCs w:val="20"/>
          <w:highlight w:val="white"/>
        </w:rPr>
        <w:t>coloured</w:t>
      </w:r>
      <w:proofErr w:type="spellEnd"/>
      <w:r>
        <w:rPr>
          <w:rFonts w:ascii="Times New Roman" w:eastAsia="Times New Roman" w:hAnsi="Times New Roman" w:cs="Times New Roman"/>
          <w:color w:val="000000"/>
          <w:sz w:val="20"/>
          <w:szCs w:val="20"/>
          <w:highlight w:val="white"/>
        </w:rPr>
        <w:t xml:space="preserve"> differently, and </w:t>
      </w:r>
      <w:proofErr w:type="spellStart"/>
      <w:r>
        <w:rPr>
          <w:rFonts w:ascii="Times New Roman" w:eastAsia="Times New Roman" w:hAnsi="Times New Roman" w:cs="Times New Roman"/>
          <w:color w:val="000000"/>
          <w:sz w:val="20"/>
          <w:szCs w:val="20"/>
          <w:highlight w:val="white"/>
        </w:rPr>
        <w:t>colour</w:t>
      </w:r>
      <w:proofErr w:type="spellEnd"/>
      <w:r>
        <w:rPr>
          <w:rFonts w:ascii="Times New Roman" w:eastAsia="Times New Roman" w:hAnsi="Times New Roman" w:cs="Times New Roman"/>
          <w:color w:val="000000"/>
          <w:sz w:val="20"/>
          <w:szCs w:val="20"/>
          <w:highlight w:val="white"/>
        </w:rPr>
        <w:t xml:space="preserve"> intensity within modules denotes interaction frequency. For clarity, we omitted several weak interactions and only the most connected plants (in rows) and pollinators (in columns) are represented. Dark blue module: </w:t>
      </w:r>
      <w:r>
        <w:rPr>
          <w:rFonts w:ascii="Times New Roman" w:eastAsia="Times New Roman" w:hAnsi="Times New Roman" w:cs="Times New Roman"/>
          <w:i/>
          <w:color w:val="000000"/>
          <w:sz w:val="20"/>
          <w:szCs w:val="20"/>
          <w:highlight w:val="white"/>
        </w:rPr>
        <w:t xml:space="preserve">Cistus </w:t>
      </w:r>
      <w:proofErr w:type="spellStart"/>
      <w:r>
        <w:rPr>
          <w:rFonts w:ascii="Times New Roman" w:eastAsia="Times New Roman" w:hAnsi="Times New Roman" w:cs="Times New Roman"/>
          <w:i/>
          <w:color w:val="000000"/>
          <w:sz w:val="20"/>
          <w:szCs w:val="20"/>
          <w:highlight w:val="white"/>
        </w:rPr>
        <w:t>ladanifer</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Camponotus</w:t>
      </w:r>
      <w:proofErr w:type="spellEnd"/>
      <w:r>
        <w:rPr>
          <w:rFonts w:ascii="Times New Roman" w:eastAsia="Times New Roman" w:hAnsi="Times New Roman" w:cs="Times New Roman"/>
          <w:i/>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cruentatus</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 </w:t>
      </w:r>
      <w:proofErr w:type="spellStart"/>
      <w:r>
        <w:rPr>
          <w:rFonts w:ascii="Times New Roman" w:eastAsia="Times New Roman" w:hAnsi="Times New Roman" w:cs="Times New Roman"/>
          <w:color w:val="000000"/>
          <w:sz w:val="20"/>
          <w:szCs w:val="20"/>
          <w:highlight w:val="white"/>
        </w:rPr>
        <w:t>Anthomyiidae</w:t>
      </w:r>
      <w:proofErr w:type="spellEnd"/>
      <w:r>
        <w:rPr>
          <w:rFonts w:ascii="Times New Roman" w:eastAsia="Times New Roman" w:hAnsi="Times New Roman" w:cs="Times New Roman"/>
          <w:color w:val="000000"/>
          <w:sz w:val="20"/>
          <w:szCs w:val="20"/>
          <w:highlight w:val="white"/>
        </w:rPr>
        <w:t xml:space="preserve"> / </w:t>
      </w:r>
      <w:proofErr w:type="spellStart"/>
      <w:r>
        <w:rPr>
          <w:rFonts w:ascii="Times New Roman" w:eastAsia="Times New Roman" w:hAnsi="Times New Roman" w:cs="Times New Roman"/>
          <w:i/>
          <w:color w:val="000000"/>
          <w:sz w:val="20"/>
          <w:szCs w:val="20"/>
          <w:highlight w:val="white"/>
        </w:rPr>
        <w:t>Heliotaurus</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gr. </w:t>
      </w:r>
      <w:r>
        <w:rPr>
          <w:rFonts w:ascii="Times New Roman" w:eastAsia="Times New Roman" w:hAnsi="Times New Roman" w:cs="Times New Roman"/>
          <w:i/>
          <w:color w:val="000000"/>
          <w:sz w:val="20"/>
          <w:szCs w:val="20"/>
          <w:highlight w:val="white"/>
        </w:rPr>
        <w:t>ruficollis</w:t>
      </w:r>
      <w:r>
        <w:rPr>
          <w:rFonts w:ascii="Times New Roman" w:eastAsia="Times New Roman" w:hAnsi="Times New Roman" w:cs="Times New Roman"/>
          <w:color w:val="000000"/>
          <w:sz w:val="20"/>
          <w:szCs w:val="20"/>
          <w:highlight w:val="white"/>
        </w:rPr>
        <w:t xml:space="preserve">; sky blue module: </w:t>
      </w:r>
      <w:r>
        <w:rPr>
          <w:rFonts w:ascii="Times New Roman" w:eastAsia="Times New Roman" w:hAnsi="Times New Roman" w:cs="Times New Roman"/>
          <w:i/>
          <w:color w:val="000000"/>
          <w:sz w:val="20"/>
          <w:szCs w:val="20"/>
          <w:highlight w:val="white"/>
        </w:rPr>
        <w:t xml:space="preserve">Cistus </w:t>
      </w:r>
      <w:proofErr w:type="spellStart"/>
      <w:r>
        <w:rPr>
          <w:rFonts w:ascii="Times New Roman" w:eastAsia="Times New Roman" w:hAnsi="Times New Roman" w:cs="Times New Roman"/>
          <w:i/>
          <w:color w:val="000000"/>
          <w:sz w:val="20"/>
          <w:szCs w:val="20"/>
          <w:highlight w:val="white"/>
        </w:rPr>
        <w:t>populifolius</w:t>
      </w:r>
      <w:proofErr w:type="spellEnd"/>
      <w:r>
        <w:rPr>
          <w:rFonts w:ascii="Times New Roman" w:eastAsia="Times New Roman" w:hAnsi="Times New Roman" w:cs="Times New Roman"/>
          <w:color w:val="000000"/>
          <w:sz w:val="20"/>
          <w:szCs w:val="20"/>
          <w:highlight w:val="white"/>
        </w:rPr>
        <w:t xml:space="preserve"> – </w:t>
      </w:r>
      <w:proofErr w:type="spellStart"/>
      <w:r>
        <w:rPr>
          <w:rFonts w:ascii="Times New Roman" w:eastAsia="Times New Roman" w:hAnsi="Times New Roman" w:cs="Times New Roman"/>
          <w:i/>
          <w:color w:val="000000"/>
          <w:sz w:val="20"/>
          <w:szCs w:val="20"/>
          <w:highlight w:val="white"/>
        </w:rPr>
        <w:t>Iberoformica</w:t>
      </w:r>
      <w:proofErr w:type="spellEnd"/>
      <w:r>
        <w:rPr>
          <w:rFonts w:ascii="Times New Roman" w:eastAsia="Times New Roman" w:hAnsi="Times New Roman" w:cs="Times New Roman"/>
          <w:i/>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subrufa</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Lasioglossum</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spp.; pink module: </w:t>
      </w:r>
      <w:r>
        <w:rPr>
          <w:rFonts w:ascii="Times New Roman" w:eastAsia="Times New Roman" w:hAnsi="Times New Roman" w:cs="Times New Roman"/>
          <w:i/>
          <w:color w:val="000000"/>
          <w:sz w:val="20"/>
          <w:szCs w:val="20"/>
          <w:highlight w:val="white"/>
        </w:rPr>
        <w:t xml:space="preserve">Thymus </w:t>
      </w:r>
      <w:proofErr w:type="spellStart"/>
      <w:r>
        <w:rPr>
          <w:rFonts w:ascii="Times New Roman" w:eastAsia="Times New Roman" w:hAnsi="Times New Roman" w:cs="Times New Roman"/>
          <w:i/>
          <w:color w:val="000000"/>
          <w:sz w:val="20"/>
          <w:szCs w:val="20"/>
          <w:highlight w:val="white"/>
        </w:rPr>
        <w:t>mastichina</w:t>
      </w:r>
      <w:proofErr w:type="spellEnd"/>
      <w:r>
        <w:rPr>
          <w:rFonts w:ascii="Times New Roman" w:eastAsia="Times New Roman" w:hAnsi="Times New Roman" w:cs="Times New Roman"/>
          <w:color w:val="000000"/>
          <w:sz w:val="20"/>
          <w:szCs w:val="20"/>
          <w:highlight w:val="white"/>
        </w:rPr>
        <w:t xml:space="preserve"> – </w:t>
      </w:r>
      <w:proofErr w:type="spellStart"/>
      <w:r>
        <w:rPr>
          <w:rFonts w:ascii="Times New Roman" w:eastAsia="Times New Roman" w:hAnsi="Times New Roman" w:cs="Times New Roman"/>
          <w:i/>
          <w:color w:val="000000"/>
          <w:sz w:val="20"/>
          <w:szCs w:val="20"/>
          <w:highlight w:val="white"/>
        </w:rPr>
        <w:t>Nomada</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spp. / </w:t>
      </w:r>
      <w:proofErr w:type="spellStart"/>
      <w:r>
        <w:rPr>
          <w:rFonts w:ascii="Times New Roman" w:eastAsia="Times New Roman" w:hAnsi="Times New Roman" w:cs="Times New Roman"/>
          <w:color w:val="000000"/>
          <w:sz w:val="20"/>
          <w:szCs w:val="20"/>
          <w:highlight w:val="white"/>
        </w:rPr>
        <w:t>Tachinidae</w:t>
      </w:r>
      <w:proofErr w:type="spellEnd"/>
      <w:r>
        <w:rPr>
          <w:rFonts w:ascii="Times New Roman" w:eastAsia="Times New Roman" w:hAnsi="Times New Roman" w:cs="Times New Roman"/>
          <w:color w:val="000000"/>
          <w:sz w:val="20"/>
          <w:szCs w:val="20"/>
          <w:highlight w:val="white"/>
        </w:rPr>
        <w:t xml:space="preserve">; yellow module: </w:t>
      </w:r>
      <w:proofErr w:type="spellStart"/>
      <w:r>
        <w:rPr>
          <w:rFonts w:ascii="Times New Roman" w:eastAsia="Times New Roman" w:hAnsi="Times New Roman" w:cs="Times New Roman"/>
          <w:i/>
          <w:color w:val="000000"/>
          <w:sz w:val="20"/>
          <w:szCs w:val="20"/>
          <w:highlight w:val="white"/>
        </w:rPr>
        <w:t>Crepis</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spp. / </w:t>
      </w:r>
      <w:proofErr w:type="spellStart"/>
      <w:r>
        <w:rPr>
          <w:rFonts w:ascii="Times New Roman" w:eastAsia="Times New Roman" w:hAnsi="Times New Roman" w:cs="Times New Roman"/>
          <w:i/>
          <w:color w:val="000000"/>
          <w:sz w:val="20"/>
          <w:szCs w:val="20"/>
          <w:highlight w:val="white"/>
        </w:rPr>
        <w:t>Tolpis</w:t>
      </w:r>
      <w:proofErr w:type="spellEnd"/>
      <w:r>
        <w:rPr>
          <w:rFonts w:ascii="Times New Roman" w:eastAsia="Times New Roman" w:hAnsi="Times New Roman" w:cs="Times New Roman"/>
          <w:color w:val="000000"/>
          <w:sz w:val="20"/>
          <w:szCs w:val="20"/>
          <w:highlight w:val="white"/>
        </w:rPr>
        <w:t xml:space="preserve"> spp. – </w:t>
      </w:r>
      <w:proofErr w:type="spellStart"/>
      <w:r>
        <w:rPr>
          <w:rFonts w:ascii="Times New Roman" w:eastAsia="Times New Roman" w:hAnsi="Times New Roman" w:cs="Times New Roman"/>
          <w:i/>
          <w:color w:val="000000"/>
          <w:sz w:val="20"/>
          <w:szCs w:val="20"/>
          <w:highlight w:val="white"/>
        </w:rPr>
        <w:t>Panurgus</w:t>
      </w:r>
      <w:proofErr w:type="spellEnd"/>
      <w:r>
        <w:rPr>
          <w:rFonts w:ascii="Times New Roman" w:eastAsia="Times New Roman" w:hAnsi="Times New Roman" w:cs="Times New Roman"/>
          <w:i/>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calcaratus</w:t>
      </w:r>
      <w:proofErr w:type="spellEnd"/>
      <w:r>
        <w:rPr>
          <w:rFonts w:ascii="Times New Roman" w:eastAsia="Times New Roman" w:hAnsi="Times New Roman" w:cs="Times New Roman"/>
          <w:color w:val="000000"/>
          <w:sz w:val="20"/>
          <w:szCs w:val="20"/>
          <w:highlight w:val="white"/>
        </w:rPr>
        <w:t xml:space="preserve">; violet module: </w:t>
      </w:r>
      <w:r>
        <w:rPr>
          <w:rFonts w:ascii="Times New Roman" w:eastAsia="Times New Roman" w:hAnsi="Times New Roman" w:cs="Times New Roman"/>
          <w:i/>
          <w:color w:val="000000"/>
          <w:sz w:val="20"/>
          <w:szCs w:val="20"/>
          <w:highlight w:val="white"/>
        </w:rPr>
        <w:t xml:space="preserve">Campanula </w:t>
      </w:r>
      <w:proofErr w:type="spellStart"/>
      <w:r>
        <w:rPr>
          <w:rFonts w:ascii="Times New Roman" w:eastAsia="Times New Roman" w:hAnsi="Times New Roman" w:cs="Times New Roman"/>
          <w:i/>
          <w:color w:val="000000"/>
          <w:sz w:val="20"/>
          <w:szCs w:val="20"/>
          <w:highlight w:val="white"/>
        </w:rPr>
        <w:t>lusitanica</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 </w:t>
      </w:r>
      <w:proofErr w:type="spellStart"/>
      <w:r>
        <w:rPr>
          <w:rFonts w:ascii="Times New Roman" w:eastAsia="Times New Roman" w:hAnsi="Times New Roman" w:cs="Times New Roman"/>
          <w:i/>
          <w:color w:val="000000"/>
          <w:sz w:val="20"/>
          <w:szCs w:val="20"/>
          <w:highlight w:val="white"/>
        </w:rPr>
        <w:t>Usia</w:t>
      </w:r>
      <w:proofErr w:type="spellEnd"/>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sp.</w:t>
      </w:r>
      <w:r>
        <w:rPr>
          <w:rFonts w:ascii="Times New Roman" w:eastAsia="Times New Roman" w:hAnsi="Times New Roman" w:cs="Times New Roman"/>
          <w:i/>
          <w:color w:val="000000"/>
          <w:sz w:val="20"/>
          <w:szCs w:val="20"/>
          <w:highlight w:val="white"/>
        </w:rPr>
        <w:t xml:space="preserve"> </w:t>
      </w:r>
      <w:r>
        <w:rPr>
          <w:rFonts w:ascii="Times New Roman" w:eastAsia="Times New Roman" w:hAnsi="Times New Roman" w:cs="Times New Roman"/>
          <w:color w:val="000000"/>
          <w:sz w:val="20"/>
          <w:szCs w:val="20"/>
          <w:highlight w:val="white"/>
        </w:rPr>
        <w:t xml:space="preserve">Overlapping modules: modules </w:t>
      </w:r>
      <w:proofErr w:type="gramStart"/>
      <w:r>
        <w:rPr>
          <w:rFonts w:ascii="Times New Roman" w:eastAsia="Times New Roman" w:hAnsi="Times New Roman" w:cs="Times New Roman"/>
          <w:color w:val="000000"/>
          <w:sz w:val="20"/>
          <w:szCs w:val="20"/>
          <w:highlight w:val="white"/>
        </w:rPr>
        <w:t>merged together</w:t>
      </w:r>
      <w:proofErr w:type="gramEnd"/>
      <w:r>
        <w:rPr>
          <w:rFonts w:ascii="Times New Roman" w:eastAsia="Times New Roman" w:hAnsi="Times New Roman" w:cs="Times New Roman"/>
          <w:color w:val="000000"/>
          <w:sz w:val="20"/>
          <w:szCs w:val="20"/>
          <w:highlight w:val="white"/>
        </w:rPr>
        <w:t xml:space="preserve">; pale </w:t>
      </w:r>
      <w:proofErr w:type="spellStart"/>
      <w:r>
        <w:rPr>
          <w:rFonts w:ascii="Times New Roman" w:eastAsia="Times New Roman" w:hAnsi="Times New Roman" w:cs="Times New Roman"/>
          <w:color w:val="000000"/>
          <w:sz w:val="20"/>
          <w:szCs w:val="20"/>
          <w:highlight w:val="white"/>
        </w:rPr>
        <w:t>coloured</w:t>
      </w:r>
      <w:proofErr w:type="spellEnd"/>
      <w:r>
        <w:rPr>
          <w:rFonts w:ascii="Times New Roman" w:eastAsia="Times New Roman" w:hAnsi="Times New Roman" w:cs="Times New Roman"/>
          <w:color w:val="000000"/>
          <w:sz w:val="20"/>
          <w:szCs w:val="20"/>
          <w:highlight w:val="white"/>
        </w:rPr>
        <w:t xml:space="preserve"> module: module weakened; dashed lined module: module disappeared. See text for details.</w:t>
      </w:r>
    </w:p>
    <w:p w14:paraId="00000105" w14:textId="77777777" w:rsidR="000E09D1" w:rsidRDefault="000E09D1">
      <w:pPr>
        <w:spacing w:line="480" w:lineRule="auto"/>
        <w:rPr>
          <w:rFonts w:ascii="Times New Roman" w:eastAsia="Times New Roman" w:hAnsi="Times New Roman" w:cs="Times New Roman"/>
          <w:sz w:val="24"/>
          <w:szCs w:val="24"/>
          <w:highlight w:val="white"/>
        </w:rPr>
      </w:pPr>
    </w:p>
    <w:p w14:paraId="00000106" w14:textId="77777777" w:rsidR="000E09D1" w:rsidRDefault="00000000">
      <w:pPr>
        <w:spacing w:after="240"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highlight w:val="white"/>
        </w:rPr>
        <w:t xml:space="preserve">a decrease in pollinator richness. Remaining plants and pollinators tended to lose interactions, and some plants lost pollinators. Networks become less complex and less structured, but paradoxically in some cases simplification may confer stability. Network specialization </w:t>
      </w:r>
      <w:r>
        <w:rPr>
          <w:rFonts w:ascii="Times New Roman" w:eastAsia="Times New Roman" w:hAnsi="Times New Roman" w:cs="Times New Roman"/>
          <w:color w:val="000000"/>
          <w:sz w:val="24"/>
          <w:szCs w:val="24"/>
          <w:highlight w:val="white"/>
        </w:rPr>
        <w:t xml:space="preserve">decreased because associations between herbs and specialist pollinators were gradually extirpated as red deer density increased. </w:t>
      </w:r>
      <w:proofErr w:type="gramStart"/>
      <w:r>
        <w:rPr>
          <w:rFonts w:ascii="Times New Roman" w:eastAsia="Times New Roman" w:hAnsi="Times New Roman" w:cs="Times New Roman"/>
          <w:color w:val="000000"/>
          <w:sz w:val="24"/>
          <w:szCs w:val="24"/>
          <w:highlight w:val="white"/>
        </w:rPr>
        <w:t>In spite of</w:t>
      </w:r>
      <w:proofErr w:type="gramEnd"/>
      <w:r>
        <w:rPr>
          <w:rFonts w:ascii="Times New Roman" w:eastAsia="Times New Roman" w:hAnsi="Times New Roman" w:cs="Times New Roman"/>
          <w:color w:val="000000"/>
          <w:sz w:val="24"/>
          <w:szCs w:val="24"/>
          <w:highlight w:val="white"/>
        </w:rPr>
        <w:t xml:space="preserve"> this, network robustness remained unaltered, apparently because dominant plants were little affected by red deer.</w:t>
      </w:r>
    </w:p>
    <w:p w14:paraId="00000107"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1. Browsing degrees</w:t>
      </w:r>
    </w:p>
    <w:p w14:paraId="0000010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found that some plants were affected by browsing, but only at the highest densities.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This is</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in accordance with Gill (1992</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suggests a density threshold between High and Hyper density of deer (at ~60 deer/km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above which most plants are negatively affected by deer browsing.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sz w:val="24"/>
          <w:szCs w:val="24"/>
        </w:rPr>
        <w:t xml:space="preserve"> was not significantly affected by deer, probably because it is unpalatable to deer (Fernández-Olalla et al., 2006; Perea et al., 2014) and highly abundant, which provides a low-quality abundant food source. However, the unpalatable and subdominant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was affected by browsing. Thus, feeding on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might be influenced by the vegetation context under an overabundance scenario (</w:t>
      </w:r>
      <w:proofErr w:type="spellStart"/>
      <w:r>
        <w:rPr>
          <w:rFonts w:ascii="Times New Roman" w:eastAsia="Times New Roman" w:hAnsi="Times New Roman" w:cs="Times New Roman"/>
          <w:sz w:val="24"/>
          <w:szCs w:val="24"/>
        </w:rPr>
        <w:t>Mobæk</w:t>
      </w:r>
      <w:proofErr w:type="spellEnd"/>
      <w:r>
        <w:rPr>
          <w:rFonts w:ascii="Times New Roman" w:eastAsia="Times New Roman" w:hAnsi="Times New Roman" w:cs="Times New Roman"/>
          <w:sz w:val="24"/>
          <w:szCs w:val="24"/>
        </w:rPr>
        <w:t xml:space="preserve"> et al., 2009). This might be especially likely in the Hyper density treatment, where the scarcity of palatable plants may result in browsing on unpalatable species (</w:t>
      </w:r>
      <w:r>
        <w:rPr>
          <w:rFonts w:ascii="Times New Roman" w:eastAsia="Times New Roman" w:hAnsi="Times New Roman" w:cs="Times New Roman"/>
          <w:color w:val="000000"/>
          <w:sz w:val="24"/>
          <w:szCs w:val="24"/>
          <w:highlight w:val="white"/>
        </w:rPr>
        <w:t>Borowski et al., 2021</w:t>
      </w:r>
      <w:r>
        <w:rPr>
          <w:rFonts w:ascii="Times New Roman" w:eastAsia="Times New Roman" w:hAnsi="Times New Roman" w:cs="Times New Roman"/>
          <w:sz w:val="24"/>
          <w:szCs w:val="24"/>
        </w:rPr>
        <w:t>).</w:t>
      </w:r>
    </w:p>
    <w:p w14:paraId="00000109"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2. Plant communities</w:t>
      </w:r>
    </w:p>
    <w:p w14:paraId="0000010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abundance of focal plants was reduced proportionally to deer density. However, the </w:t>
      </w:r>
      <w:r>
        <w:rPr>
          <w:rFonts w:ascii="Times New Roman" w:eastAsia="Times New Roman" w:hAnsi="Times New Roman" w:cs="Times New Roman"/>
          <w:color w:val="000000"/>
          <w:sz w:val="24"/>
          <w:szCs w:val="24"/>
        </w:rPr>
        <w:t>plant community changed mainly by the extirpation of several herbs at the Hyper density treatment</w:t>
      </w:r>
      <w:r>
        <w:rPr>
          <w:rFonts w:ascii="Times New Roman" w:eastAsia="Times New Roman" w:hAnsi="Times New Roman" w:cs="Times New Roman"/>
          <w:sz w:val="24"/>
          <w:szCs w:val="24"/>
        </w:rPr>
        <w:t>. This result can be explained by two complementary mechanisms. First, red deer avoided the dominant and unpalatable flowering species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sz w:val="24"/>
          <w:szCs w:val="24"/>
        </w:rPr>
        <w:t>), so overall floral resources and the community structure were unaffected, as seen in landscapes dominated by unpalatable species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Augustine &amp; McNaughton, 1998). Second, red deer foraged preferentially on herbaceous plants </w:t>
      </w:r>
      <w:r>
        <w:rPr>
          <w:rFonts w:ascii="Times New Roman" w:eastAsia="Times New Roman" w:hAnsi="Times New Roman" w:cs="Times New Roman"/>
          <w:color w:val="000000"/>
          <w:sz w:val="24"/>
          <w:szCs w:val="24"/>
        </w:rPr>
        <w:t>and when herbs became rare or disappeared, they increa</w:t>
      </w:r>
      <w:r>
        <w:rPr>
          <w:rFonts w:ascii="Times New Roman" w:eastAsia="Times New Roman" w:hAnsi="Times New Roman" w:cs="Times New Roman"/>
          <w:sz w:val="24"/>
          <w:szCs w:val="24"/>
        </w:rPr>
        <w:t>singly incorporated</w:t>
      </w:r>
      <w:r>
        <w:rPr>
          <w:rFonts w:ascii="Times New Roman" w:eastAsia="Times New Roman" w:hAnsi="Times New Roman" w:cs="Times New Roman"/>
          <w:color w:val="000000"/>
          <w:sz w:val="24"/>
          <w:szCs w:val="24"/>
        </w:rPr>
        <w:t xml:space="preserve"> scrubs into their diet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Azorit</w:t>
      </w:r>
      <w:proofErr w:type="spellEnd"/>
      <w:r>
        <w:rPr>
          <w:rFonts w:ascii="Times New Roman" w:eastAsia="Times New Roman" w:hAnsi="Times New Roman" w:cs="Times New Roman"/>
          <w:sz w:val="24"/>
          <w:szCs w:val="24"/>
        </w:rPr>
        <w:t xml:space="preserve"> et al., 2012b). Feeding on relatively rare species not tolerant to herbivory can therefore cause a rapid simplification of the flowering plant community (</w:t>
      </w:r>
      <w:proofErr w:type="spellStart"/>
      <w:r>
        <w:rPr>
          <w:rFonts w:ascii="Times New Roman" w:eastAsia="Times New Roman" w:hAnsi="Times New Roman" w:cs="Times New Roman"/>
          <w:sz w:val="24"/>
          <w:szCs w:val="24"/>
        </w:rPr>
        <w:t>Mysterud</w:t>
      </w:r>
      <w:proofErr w:type="spellEnd"/>
      <w:r>
        <w:rPr>
          <w:rFonts w:ascii="Times New Roman" w:eastAsia="Times New Roman" w:hAnsi="Times New Roman" w:cs="Times New Roman"/>
          <w:sz w:val="24"/>
          <w:szCs w:val="24"/>
        </w:rPr>
        <w:t>, 2006).</w:t>
      </w:r>
    </w:p>
    <w:p w14:paraId="0000010B"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3. Pollinator communities</w:t>
      </w:r>
    </w:p>
    <w:p w14:paraId="0000010C"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Pollinator communities paralleled those changes caused in plant communities by increasing deer densities. As such, pollinator richness was reduced in the Hyper density treatment, but also in the </w:t>
      </w:r>
      <w:proofErr w:type="gramStart"/>
      <w:r>
        <w:rPr>
          <w:rFonts w:ascii="Times New Roman" w:eastAsia="Times New Roman" w:hAnsi="Times New Roman" w:cs="Times New Roman"/>
          <w:sz w:val="24"/>
          <w:szCs w:val="24"/>
        </w:rPr>
        <w:t>High density</w:t>
      </w:r>
      <w:proofErr w:type="gramEnd"/>
      <w:r>
        <w:rPr>
          <w:rFonts w:ascii="Times New Roman" w:eastAsia="Times New Roman" w:hAnsi="Times New Roman" w:cs="Times New Roman"/>
          <w:sz w:val="24"/>
          <w:szCs w:val="24"/>
        </w:rPr>
        <w:t xml:space="preserve"> treatment, where flower richness was unaffected. This situation is likely in a scenario where flower numbers are reduced due to herbivory, reducing floral display and therefore pollinator attraction (Thompson, 2001). Indeed, the simplification of the pollinator community also involved a reduction in species diversity, probably because relatively abundant pollinators found in relatively rare flowers (which disappeared in the Hyper density treatment) declined.</w:t>
      </w:r>
    </w:p>
    <w:p w14:paraId="0000010D" w14:textId="77777777" w:rsidR="000E09D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4. Interaction patterns</w:t>
      </w:r>
    </w:p>
    <w:p w14:paraId="0000010E"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dissimilarity increased only from High to Hyper density treatment. An increase in interaction dissimilarity is expected for contrasting disturbed systems, as simplified environments may contain fewer pollinator species, mainly generalists, which are more prone to rewire (Lázaro &amp; Gómez-Martínez, 2022). Indeed, flower abundance is determinant for the realization of plant-pollinator interactions (Carstensen et al., 2014; CaraDonna et al., 2017), and therefore red deer herbivory may prevent pollinators from interacting with affected plants.</w:t>
      </w:r>
    </w:p>
    <w:p w14:paraId="0000010F"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deer browsing affected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sz w:val="24"/>
          <w:szCs w:val="24"/>
        </w:rPr>
        <w:t xml:space="preserve"> and therefore the number of flowers per individual decreased, the visitation rate was unaffected. That means that pollinators are distributed proportionally to floral resources, following an ideal-free distribution (Fretwell &amp; Lucas, 1970). However, and because the abundance and richness of pollinators are usually positively related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Lázaro et al., 2016a), generality of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was reduced. High browsing levels in the Hyper density treatment led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floral display to the minimum representation (few flowers per individual). In addition, the restricted pollination system of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may constrain pollinator visitation to affected individuals (Stang et al., 2006). Because the </w:t>
      </w:r>
      <w:r>
        <w:rPr>
          <w:rFonts w:ascii="Times New Roman" w:eastAsia="Times New Roman" w:hAnsi="Times New Roman" w:cs="Times New Roman"/>
          <w:sz w:val="24"/>
          <w:szCs w:val="24"/>
        </w:rPr>
        <w:lastRenderedPageBreak/>
        <w:t>diversity of pollinators is usually positively related to pollination function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Albrecht et al., 2012), this situation may negatively affect the reproductive success and therefore the long-term persistence of </w:t>
      </w:r>
      <w:r>
        <w:rPr>
          <w:rFonts w:ascii="Times New Roman" w:eastAsia="Times New Roman" w:hAnsi="Times New Roman" w:cs="Times New Roman"/>
          <w:i/>
          <w:sz w:val="24"/>
          <w:szCs w:val="24"/>
        </w:rPr>
        <w:t xml:space="preserve">T.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sz w:val="24"/>
          <w:szCs w:val="24"/>
        </w:rPr>
        <w:t xml:space="preserve"> in the local community (Hernández-Castellano et al. in prep.).</w:t>
      </w:r>
    </w:p>
    <w:p w14:paraId="00000110" w14:textId="77777777" w:rsidR="000E09D1"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5. Network structure</w:t>
      </w:r>
    </w:p>
    <w:p w14:paraId="0000011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Interaction evenness and network </w:t>
      </w:r>
      <w:proofErr w:type="spellStart"/>
      <w:r>
        <w:rPr>
          <w:rFonts w:ascii="Times New Roman" w:eastAsia="Times New Roman" w:hAnsi="Times New Roman" w:cs="Times New Roman"/>
          <w:sz w:val="24"/>
          <w:szCs w:val="24"/>
        </w:rPr>
        <w:t>connectance</w:t>
      </w:r>
      <w:proofErr w:type="spellEnd"/>
      <w:r>
        <w:rPr>
          <w:rFonts w:ascii="Times New Roman" w:eastAsia="Times New Roman" w:hAnsi="Times New Roman" w:cs="Times New Roman"/>
          <w:sz w:val="24"/>
          <w:szCs w:val="24"/>
        </w:rPr>
        <w:t xml:space="preserve"> peaked in the </w:t>
      </w:r>
      <w:proofErr w:type="gramStart"/>
      <w:r>
        <w:rPr>
          <w:rFonts w:ascii="Times New Roman" w:eastAsia="Times New Roman" w:hAnsi="Times New Roman" w:cs="Times New Roman"/>
          <w:sz w:val="24"/>
          <w:szCs w:val="24"/>
        </w:rPr>
        <w:t>High density</w:t>
      </w:r>
      <w:proofErr w:type="gramEnd"/>
      <w:r>
        <w:rPr>
          <w:rFonts w:ascii="Times New Roman" w:eastAsia="Times New Roman" w:hAnsi="Times New Roman" w:cs="Times New Roman"/>
          <w:sz w:val="24"/>
          <w:szCs w:val="24"/>
        </w:rPr>
        <w:t xml:space="preserve"> treatment. These variables are positively related to system function and stability (Dunne et al., 2002; Devoto et al., 2012; but see Vieira &amp; Almeida-Neto, 2014), and have been detected to increase in two scenarios: when herbivores prevent the dominance of a few plant species, or when herbivores indirectly increase floral resources, attracting pollinators to the community and generating new interactions (Vanbergen et al., 2014; Lázaro et al., 2016b). However, in our study system, stability might be related, on the one hand, to the simplification of the system from Control to High density treatment (reduction in the frequency of strong interactions involving specialist species), and, on the other hand, to the restoration of complexity from Hyper to High density treatment (fewer dominant interactions).</w:t>
      </w:r>
    </w:p>
    <w:p w14:paraId="00000112"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specialization decreased in the Hyper density treatment </w:t>
      </w:r>
      <w:proofErr w:type="gramStart"/>
      <w:r>
        <w:rPr>
          <w:rFonts w:ascii="Times New Roman" w:eastAsia="Times New Roman" w:hAnsi="Times New Roman" w:cs="Times New Roman"/>
          <w:sz w:val="24"/>
          <w:szCs w:val="24"/>
        </w:rPr>
        <w:t>as a consequence of</w:t>
      </w:r>
      <w:proofErr w:type="gramEnd"/>
      <w:r>
        <w:rPr>
          <w:rFonts w:ascii="Times New Roman" w:eastAsia="Times New Roman" w:hAnsi="Times New Roman" w:cs="Times New Roman"/>
          <w:sz w:val="24"/>
          <w:szCs w:val="24"/>
        </w:rPr>
        <w:t xml:space="preserve"> the extirpation of herbaceous plants and their associated specialist pollinators. Thus, the loss of unexpected interactions may have caused an increase in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Nevertheless, the Hyper density treatment showed the least structured networks, probably because resource constraints may induce pollinators to compete for floral resources, resulting in missing expected interactions (Dormann et al., 2017). Because network size seems to explain some differences in network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between deer density treatments, high network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may be reached in impoverished systems simply by partner constraints (Vázquez et al., 2007; Vázquez et al., 2009b). Therefore, the stability provided by high </w:t>
      </w:r>
      <w:r>
        <w:rPr>
          <w:rFonts w:ascii="Times New Roman" w:eastAsia="Times New Roman" w:hAnsi="Times New Roman" w:cs="Times New Roman"/>
          <w:sz w:val="24"/>
          <w:szCs w:val="24"/>
        </w:rPr>
        <w:lastRenderedPageBreak/>
        <w:t xml:space="preserve">network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Thébault &amp; Fontaine, 2010) might be, again, the consequence of the simplification of the system.</w:t>
      </w:r>
    </w:p>
    <w:p w14:paraId="0000011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modularity decreased only in the Hyper density treatment, but the number of network modules decreased in both the High and Hyper density treatments. This gradual simplification in network modularity as deer density increases can be explained because: 1) the module conformed by the dominant plant,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sz w:val="24"/>
          <w:szCs w:val="24"/>
        </w:rPr>
        <w:t xml:space="preserve">, was unaffected as deer avoided the plant; 2) the modules conformed by the subdominant plants,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sz w:val="24"/>
          <w:szCs w:val="24"/>
        </w:rPr>
        <w:t xml:space="preserve">, were maintained, but simplified proportionally to deer browsing; 3) the modules conformed by herbaceous plants and associated specialist pollinators were simplified in the High density treatment and extirpated in the Hyper density treatment, as grazing increased with deer density. Modularity patterns vanished when network size was </w:t>
      </w:r>
      <w:proofErr w:type="gramStart"/>
      <w:r>
        <w:rPr>
          <w:rFonts w:ascii="Times New Roman" w:eastAsia="Times New Roman" w:hAnsi="Times New Roman" w:cs="Times New Roman"/>
          <w:sz w:val="24"/>
          <w:szCs w:val="24"/>
        </w:rPr>
        <w:t>taken into account</w:t>
      </w:r>
      <w:proofErr w:type="gramEnd"/>
      <w:r>
        <w:rPr>
          <w:rFonts w:ascii="Times New Roman" w:eastAsia="Times New Roman" w:hAnsi="Times New Roman" w:cs="Times New Roman"/>
          <w:sz w:val="24"/>
          <w:szCs w:val="24"/>
        </w:rPr>
        <w:t>, suggesting that the effect of deer density on modularity was mediated exclusively by the extirpation of plants and, most probably, the secondary extinction of related pollinators. Thus, the general structure of networks may be resistant to red deer overabundance provided it is composed by unpalatable or relatively abundant flowering plants (</w:t>
      </w:r>
      <w:proofErr w:type="spellStart"/>
      <w:r>
        <w:rPr>
          <w:rFonts w:ascii="Times New Roman" w:eastAsia="Times New Roman" w:hAnsi="Times New Roman" w:cs="Times New Roman"/>
          <w:sz w:val="24"/>
          <w:szCs w:val="24"/>
        </w:rPr>
        <w:t>Oleques</w:t>
      </w:r>
      <w:proofErr w:type="spellEnd"/>
      <w:r>
        <w:rPr>
          <w:rFonts w:ascii="Times New Roman" w:eastAsia="Times New Roman" w:hAnsi="Times New Roman" w:cs="Times New Roman"/>
          <w:sz w:val="24"/>
          <w:szCs w:val="24"/>
        </w:rPr>
        <w:t xml:space="preserve"> et al., 2019). In contrast, it may be vulnerable if it is composed by palatable, relatively rare flowering species which are visited by specialist pollinators (</w:t>
      </w:r>
      <w:proofErr w:type="spellStart"/>
      <w:r>
        <w:rPr>
          <w:rFonts w:ascii="Times New Roman" w:eastAsia="Times New Roman" w:hAnsi="Times New Roman" w:cs="Times New Roman"/>
          <w:sz w:val="24"/>
          <w:szCs w:val="24"/>
        </w:rPr>
        <w:t>Rakosy</w:t>
      </w:r>
      <w:proofErr w:type="spellEnd"/>
      <w:r>
        <w:rPr>
          <w:rFonts w:ascii="Times New Roman" w:eastAsia="Times New Roman" w:hAnsi="Times New Roman" w:cs="Times New Roman"/>
          <w:sz w:val="24"/>
          <w:szCs w:val="24"/>
        </w:rPr>
        <w:t xml:space="preserve"> et al., 2022). In that latter situation, even in ecosystems with relatively low herbivore densities, ecological and evolutionary dynamics resulting from strong plant-pollinator associations might be affected (Olesen et al., 2007).</w:t>
      </w:r>
    </w:p>
    <w:p w14:paraId="00000114"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Interestingly, network robustness was not affected by red deer density. Our measure of network robustness was based on an abundance-based extinction sequence that matches that of red deer preferences: 1) herbs, including rare species</w:t>
      </w:r>
      <w:sdt>
        <w:sdtPr>
          <w:tag w:val="goog_rdk_102"/>
          <w:id w:val="-488015082"/>
        </w:sdtPr>
        <w:sdtContent>
          <w:ins w:id="103" w:author="carlos" w:date="2024-02-11T19:05:00Z">
            <w:r>
              <w:rPr>
                <w:rFonts w:ascii="Times New Roman" w:eastAsia="Times New Roman" w:hAnsi="Times New Roman" w:cs="Times New Roman"/>
                <w:sz w:val="24"/>
                <w:szCs w:val="24"/>
              </w:rPr>
              <w:t>,</w:t>
            </w:r>
          </w:ins>
        </w:sdtContent>
      </w:sdt>
      <w:r>
        <w:rPr>
          <w:rFonts w:ascii="Times New Roman" w:eastAsia="Times New Roman" w:hAnsi="Times New Roman" w:cs="Times New Roman"/>
          <w:sz w:val="24"/>
          <w:szCs w:val="24"/>
        </w:rPr>
        <w:t xml:space="preserve"> </w:t>
      </w:r>
      <w:sdt>
        <w:sdtPr>
          <w:tag w:val="goog_rdk_103"/>
          <w:id w:val="1766494666"/>
        </w:sdtPr>
        <w:sdtContent>
          <w:ins w:id="104" w:author="carlos" w:date="2024-02-11T19:04:00Z">
            <w:r>
              <w:rPr>
                <w:rFonts w:ascii="Times New Roman" w:eastAsia="Times New Roman" w:hAnsi="Times New Roman" w:cs="Times New Roman"/>
                <w:sz w:val="24"/>
                <w:szCs w:val="24"/>
              </w:rPr>
              <w:t xml:space="preserve">with few interactions </w:t>
            </w:r>
          </w:ins>
        </w:sdtContent>
      </w:sdt>
      <w:r>
        <w:rPr>
          <w:rFonts w:ascii="Times New Roman" w:eastAsia="Times New Roman" w:hAnsi="Times New Roman" w:cs="Times New Roman"/>
          <w:sz w:val="24"/>
          <w:szCs w:val="24"/>
        </w:rPr>
        <w:t>2) subdominant scrubs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populifolius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Thymus </w:t>
      </w:r>
      <w:proofErr w:type="spellStart"/>
      <w:r>
        <w:rPr>
          <w:rFonts w:ascii="Times New Roman" w:eastAsia="Times New Roman" w:hAnsi="Times New Roman" w:cs="Times New Roman"/>
          <w:i/>
          <w:sz w:val="24"/>
          <w:szCs w:val="24"/>
        </w:rPr>
        <w:t>mastichina</w:t>
      </w:r>
      <w:proofErr w:type="spellEnd"/>
      <w:r>
        <w:rPr>
          <w:rFonts w:ascii="Times New Roman" w:eastAsia="Times New Roman" w:hAnsi="Times New Roman" w:cs="Times New Roman"/>
          <w:sz w:val="24"/>
          <w:szCs w:val="24"/>
        </w:rPr>
        <w:t>)</w:t>
      </w:r>
      <w:sdt>
        <w:sdtPr>
          <w:tag w:val="goog_rdk_104"/>
          <w:id w:val="1082251277"/>
        </w:sdtPr>
        <w:sdtContent>
          <w:ins w:id="105" w:author="carlos" w:date="2024-02-11T19:05:00Z">
            <w:r>
              <w:rPr>
                <w:rFonts w:ascii="Times New Roman" w:eastAsia="Times New Roman" w:hAnsi="Times New Roman" w:cs="Times New Roman"/>
                <w:sz w:val="24"/>
                <w:szCs w:val="24"/>
              </w:rPr>
              <w:t xml:space="preserve">, with a substantial number of interactions </w:t>
            </w:r>
          </w:ins>
        </w:sdtContent>
      </w:sdt>
      <w:r>
        <w:rPr>
          <w:rFonts w:ascii="Times New Roman" w:eastAsia="Times New Roman" w:hAnsi="Times New Roman" w:cs="Times New Roman"/>
          <w:sz w:val="24"/>
          <w:szCs w:val="24"/>
        </w:rPr>
        <w:t>, 3) dominant scrub (</w:t>
      </w:r>
      <w:r>
        <w:rPr>
          <w:rFonts w:ascii="Times New Roman" w:eastAsia="Times New Roman" w:hAnsi="Times New Roman" w:cs="Times New Roman"/>
          <w:i/>
          <w:sz w:val="24"/>
          <w:szCs w:val="24"/>
        </w:rPr>
        <w:t xml:space="preserve">C.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sz w:val="24"/>
          <w:szCs w:val="24"/>
        </w:rPr>
        <w:t>)</w:t>
      </w:r>
      <w:sdt>
        <w:sdtPr>
          <w:tag w:val="goog_rdk_105"/>
          <w:id w:val="-958566490"/>
        </w:sdtPr>
        <w:sdtContent>
          <w:ins w:id="106" w:author="carlos" w:date="2024-02-11T19:05:00Z">
            <w:r>
              <w:rPr>
                <w:rFonts w:ascii="Times New Roman" w:eastAsia="Times New Roman" w:hAnsi="Times New Roman" w:cs="Times New Roman"/>
                <w:sz w:val="24"/>
                <w:szCs w:val="24"/>
              </w:rPr>
              <w:t xml:space="preserve">, unpalatable and with a lot of </w:t>
            </w:r>
            <w:r>
              <w:rPr>
                <w:rFonts w:ascii="Times New Roman" w:eastAsia="Times New Roman" w:hAnsi="Times New Roman" w:cs="Times New Roman"/>
                <w:sz w:val="24"/>
                <w:szCs w:val="24"/>
              </w:rPr>
              <w:lastRenderedPageBreak/>
              <w:t xml:space="preserve">interactions </w:t>
            </w:r>
          </w:ins>
        </w:sdtContent>
      </w:sdt>
      <w:r>
        <w:rPr>
          <w:rFonts w:ascii="Times New Roman" w:eastAsia="Times New Roman" w:hAnsi="Times New Roman" w:cs="Times New Roman"/>
          <w:sz w:val="24"/>
          <w:szCs w:val="24"/>
        </w:rPr>
        <w:t xml:space="preserve">. Because pollinator species tend to interact with the most abundant flowering plants (Fort et al., 2016), which are indeed the least prone to becoming extinct, it is not strange that secondary extinctions or the overall robustness of the network was not affected by red deer density. </w:t>
      </w:r>
      <w:sdt>
        <w:sdtPr>
          <w:tag w:val="goog_rdk_106"/>
          <w:id w:val="2056428738"/>
        </w:sdtPr>
        <w:sdtContent>
          <w:ins w:id="107" w:author="carlos" w:date="2024-02-11T19:06:00Z">
            <w:r>
              <w:rPr>
                <w:rFonts w:ascii="Times New Roman" w:eastAsia="Times New Roman" w:hAnsi="Times New Roman" w:cs="Times New Roman"/>
                <w:sz w:val="24"/>
                <w:szCs w:val="24"/>
              </w:rPr>
              <w:t xml:space="preserve">An </w:t>
            </w:r>
            <w:proofErr w:type="spellStart"/>
            <w:r>
              <w:rPr>
                <w:rFonts w:ascii="Times New Roman" w:eastAsia="Times New Roman" w:hAnsi="Times New Roman" w:cs="Times New Roman"/>
                <w:sz w:val="24"/>
                <w:szCs w:val="24"/>
              </w:rPr>
              <w:t>adhoc</w:t>
            </w:r>
            <w:proofErr w:type="spellEnd"/>
            <w:r>
              <w:rPr>
                <w:rFonts w:ascii="Times New Roman" w:eastAsia="Times New Roman" w:hAnsi="Times New Roman" w:cs="Times New Roman"/>
                <w:sz w:val="24"/>
                <w:szCs w:val="24"/>
              </w:rPr>
              <w:t xml:space="preserve"> analysis confirmed that in the absence of C. </w:t>
            </w:r>
            <w:proofErr w:type="spellStart"/>
            <w:r>
              <w:rPr>
                <w:rFonts w:ascii="Times New Roman" w:eastAsia="Times New Roman" w:hAnsi="Times New Roman" w:cs="Times New Roman"/>
                <w:sz w:val="24"/>
                <w:szCs w:val="24"/>
              </w:rPr>
              <w:t>ladanifer</w:t>
            </w:r>
            <w:proofErr w:type="spellEnd"/>
            <w:r>
              <w:rPr>
                <w:rFonts w:ascii="Times New Roman" w:eastAsia="Times New Roman" w:hAnsi="Times New Roman" w:cs="Times New Roman"/>
                <w:sz w:val="24"/>
                <w:szCs w:val="24"/>
              </w:rPr>
              <w:t xml:space="preserve"> network robustness decreased in the Hyper density treatment, but only if the most connected palatable plants (subdominant scrubs) go extinct first (Table S3). This is consistent with the fact that excluding C. </w:t>
            </w:r>
            <w:proofErr w:type="spellStart"/>
            <w:r>
              <w:rPr>
                <w:rFonts w:ascii="Times New Roman" w:eastAsia="Times New Roman" w:hAnsi="Times New Roman" w:cs="Times New Roman"/>
                <w:sz w:val="24"/>
                <w:szCs w:val="24"/>
              </w:rPr>
              <w:t>ladanifer</w:t>
            </w:r>
            <w:proofErr w:type="spellEnd"/>
            <w:r>
              <w:rPr>
                <w:rFonts w:ascii="Times New Roman" w:eastAsia="Times New Roman" w:hAnsi="Times New Roman" w:cs="Times New Roman"/>
                <w:sz w:val="24"/>
                <w:szCs w:val="24"/>
              </w:rPr>
              <w:t xml:space="preserve">, C. </w:t>
            </w:r>
            <w:proofErr w:type="spellStart"/>
            <w:r>
              <w:rPr>
                <w:rFonts w:ascii="Times New Roman" w:eastAsia="Times New Roman" w:hAnsi="Times New Roman" w:cs="Times New Roman"/>
                <w:sz w:val="24"/>
                <w:szCs w:val="24"/>
              </w:rPr>
              <w:t>populifolius</w:t>
            </w:r>
            <w:proofErr w:type="spellEnd"/>
            <w:r>
              <w:rPr>
                <w:rFonts w:ascii="Times New Roman" w:eastAsia="Times New Roman" w:hAnsi="Times New Roman" w:cs="Times New Roman"/>
                <w:sz w:val="24"/>
                <w:szCs w:val="24"/>
              </w:rPr>
              <w:t xml:space="preserve"> virtually monopolize all pollinators in the Hyper density treatment. </w:t>
            </w:r>
          </w:ins>
        </w:sdtContent>
      </w:sdt>
      <w:r>
        <w:rPr>
          <w:rFonts w:ascii="Times New Roman" w:eastAsia="Times New Roman" w:hAnsi="Times New Roman" w:cs="Times New Roman"/>
          <w:sz w:val="24"/>
          <w:szCs w:val="24"/>
        </w:rPr>
        <w:t>Both theoretical and experimental studies show that secondary extinctions increase with the loss of abundant and generalist species (</w:t>
      </w:r>
      <w:proofErr w:type="spellStart"/>
      <w:r>
        <w:rPr>
          <w:rFonts w:ascii="Times New Roman" w:eastAsia="Times New Roman" w:hAnsi="Times New Roman" w:cs="Times New Roman"/>
          <w:sz w:val="24"/>
          <w:szCs w:val="24"/>
        </w:rPr>
        <w:t>Memmot</w:t>
      </w:r>
      <w:proofErr w:type="spellEnd"/>
      <w:r>
        <w:rPr>
          <w:rFonts w:ascii="Times New Roman" w:eastAsia="Times New Roman" w:hAnsi="Times New Roman" w:cs="Times New Roman"/>
          <w:sz w:val="24"/>
          <w:szCs w:val="24"/>
        </w:rPr>
        <w:t xml:space="preserve"> et al., 2004; Bain et al., 2022). To date, studies analyzing the effects of large herbivores on the robustness of plant-pollinator networks have found little support to affirm that large herbivores destabilize these systems (Welti &amp; Joern 2018; Guy et al., 2021).</w:t>
      </w:r>
    </w:p>
    <w:p w14:paraId="00000115" w14:textId="77777777" w:rsidR="000E09D1" w:rsidRDefault="000E09D1">
      <w:pPr>
        <w:spacing w:line="480" w:lineRule="auto"/>
        <w:jc w:val="both"/>
        <w:rPr>
          <w:rFonts w:ascii="Times New Roman" w:eastAsia="Times New Roman" w:hAnsi="Times New Roman" w:cs="Times New Roman"/>
          <w:sz w:val="24"/>
          <w:szCs w:val="24"/>
        </w:rPr>
      </w:pPr>
    </w:p>
    <w:p w14:paraId="00000116"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Conclusions</w:t>
      </w:r>
    </w:p>
    <w:p w14:paraId="00000117"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manipulative experiment recreated two scenarios of increasing deer densities that will be more recurrent in protected and abandoned areas of the Northern Hemisphere. The impact of deer overabundance on plant-pollinator networks was evident at any density, but the magnitude of the impact increased with deer density, as the loss of plants, </w:t>
      </w:r>
      <w:proofErr w:type="gramStart"/>
      <w:r>
        <w:rPr>
          <w:rFonts w:ascii="Times New Roman" w:eastAsia="Times New Roman" w:hAnsi="Times New Roman" w:cs="Times New Roman"/>
          <w:sz w:val="24"/>
          <w:szCs w:val="24"/>
        </w:rPr>
        <w:t>pollinators</w:t>
      </w:r>
      <w:proofErr w:type="gramEnd"/>
      <w:r>
        <w:rPr>
          <w:rFonts w:ascii="Times New Roman" w:eastAsia="Times New Roman" w:hAnsi="Times New Roman" w:cs="Times New Roman"/>
          <w:sz w:val="24"/>
          <w:szCs w:val="24"/>
        </w:rPr>
        <w:t xml:space="preserve"> and interactions, as well as the simplification of networks, was disproportionately greater for the hyper density scenario. </w:t>
      </w:r>
      <w:proofErr w:type="gramStart"/>
      <w:r>
        <w:rPr>
          <w:rFonts w:ascii="Times New Roman" w:eastAsia="Times New Roman" w:hAnsi="Times New Roman" w:cs="Times New Roman"/>
          <w:sz w:val="24"/>
          <w:szCs w:val="24"/>
        </w:rPr>
        <w:t>In spite of</w:t>
      </w:r>
      <w:proofErr w:type="gramEnd"/>
      <w:r>
        <w:rPr>
          <w:rFonts w:ascii="Times New Roman" w:eastAsia="Times New Roman" w:hAnsi="Times New Roman" w:cs="Times New Roman"/>
          <w:sz w:val="24"/>
          <w:szCs w:val="24"/>
        </w:rPr>
        <w:t xml:space="preserve"> this, network robustness was unaffected. </w:t>
      </w:r>
      <w:proofErr w:type="gramStart"/>
      <w:r>
        <w:rPr>
          <w:rFonts w:ascii="Times New Roman" w:eastAsia="Times New Roman" w:hAnsi="Times New Roman" w:cs="Times New Roman"/>
          <w:sz w:val="24"/>
          <w:szCs w:val="24"/>
        </w:rPr>
        <w:t>In light of</w:t>
      </w:r>
      <w:proofErr w:type="gramEnd"/>
      <w:r>
        <w:rPr>
          <w:rFonts w:ascii="Times New Roman" w:eastAsia="Times New Roman" w:hAnsi="Times New Roman" w:cs="Times New Roman"/>
          <w:sz w:val="24"/>
          <w:szCs w:val="24"/>
        </w:rPr>
        <w:t xml:space="preserve"> our results, we conclude that high and hyper deer densities (&gt;30 deer/km2) erode the diversity, complexity and structure of plant-pollinator networks. The disruption of plant-pollinator networks by deer overabundance may strongly depend on plant ecology: while the extirpation of palatable, rare species which </w:t>
      </w:r>
      <w:r>
        <w:rPr>
          <w:rFonts w:ascii="Times New Roman" w:eastAsia="Times New Roman" w:hAnsi="Times New Roman" w:cs="Times New Roman"/>
          <w:sz w:val="24"/>
          <w:szCs w:val="24"/>
        </w:rPr>
        <w:lastRenderedPageBreak/>
        <w:t xml:space="preserve">interact with specialist pollinators, may drive simplification patterns, unpalatable, dominant species which are </w:t>
      </w:r>
      <w:proofErr w:type="gramStart"/>
      <w:r>
        <w:rPr>
          <w:rFonts w:ascii="Times New Roman" w:eastAsia="Times New Roman" w:hAnsi="Times New Roman" w:cs="Times New Roman"/>
          <w:sz w:val="24"/>
          <w:szCs w:val="24"/>
        </w:rPr>
        <w:t>highly-connected</w:t>
      </w:r>
      <w:proofErr w:type="gramEnd"/>
      <w:r>
        <w:rPr>
          <w:rFonts w:ascii="Times New Roman" w:eastAsia="Times New Roman" w:hAnsi="Times New Roman" w:cs="Times New Roman"/>
          <w:sz w:val="24"/>
          <w:szCs w:val="24"/>
        </w:rPr>
        <w:t xml:space="preserve"> may confer stability to the system. The relationship between plant palatability and plant-pollinator network stability clearly deserves further attention through additional modeling efforts and more detailed long-term studies. </w:t>
      </w:r>
    </w:p>
    <w:p w14:paraId="00000118" w14:textId="77777777" w:rsidR="000E09D1" w:rsidRDefault="000E09D1">
      <w:pPr>
        <w:spacing w:line="480" w:lineRule="auto"/>
        <w:jc w:val="both"/>
        <w:rPr>
          <w:rFonts w:ascii="Times New Roman" w:eastAsia="Times New Roman" w:hAnsi="Times New Roman" w:cs="Times New Roman"/>
          <w:sz w:val="24"/>
          <w:szCs w:val="24"/>
        </w:rPr>
      </w:pPr>
    </w:p>
    <w:p w14:paraId="00000119" w14:textId="77777777" w:rsidR="000E09D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 </w:t>
      </w:r>
    </w:p>
    <w:p w14:paraId="0000011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Acevedo, P., Ruiz-Fons, F., Vicente, J., Reyes-García, A.R., Alzaga, V., &amp; </w:t>
      </w:r>
      <w:proofErr w:type="spellStart"/>
      <w:r>
        <w:rPr>
          <w:rFonts w:ascii="Times New Roman" w:eastAsia="Times New Roman" w:hAnsi="Times New Roman" w:cs="Times New Roman"/>
          <w:sz w:val="24"/>
          <w:szCs w:val="24"/>
        </w:rPr>
        <w:t>Gortázar</w:t>
      </w:r>
      <w:proofErr w:type="spellEnd"/>
      <w:r>
        <w:rPr>
          <w:rFonts w:ascii="Times New Roman" w:eastAsia="Times New Roman" w:hAnsi="Times New Roman" w:cs="Times New Roman"/>
          <w:sz w:val="24"/>
          <w:szCs w:val="24"/>
        </w:rPr>
        <w:t xml:space="preserve">, C. (2008) Estimating red deer abundance in a wide range of management situations in Mediterranean habitats. </w:t>
      </w:r>
      <w:r>
        <w:rPr>
          <w:rFonts w:ascii="Times New Roman" w:eastAsia="Times New Roman" w:hAnsi="Times New Roman" w:cs="Times New Roman"/>
          <w:i/>
          <w:sz w:val="24"/>
          <w:szCs w:val="24"/>
        </w:rPr>
        <w:t>Journal of Zoology,</w:t>
      </w:r>
      <w:r>
        <w:rPr>
          <w:rFonts w:ascii="Times New Roman" w:eastAsia="Times New Roman" w:hAnsi="Times New Roman" w:cs="Times New Roman"/>
          <w:sz w:val="24"/>
          <w:szCs w:val="24"/>
        </w:rPr>
        <w:t xml:space="preserve"> 276, 37–47.</w:t>
      </w:r>
    </w:p>
    <w:p w14:paraId="0000011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Albrecht, M., Schmid, B., </w:t>
      </w:r>
      <w:proofErr w:type="spellStart"/>
      <w:r>
        <w:rPr>
          <w:rFonts w:ascii="Times New Roman" w:eastAsia="Times New Roman" w:hAnsi="Times New Roman" w:cs="Times New Roman"/>
          <w:sz w:val="24"/>
          <w:szCs w:val="24"/>
        </w:rPr>
        <w:t>Hautier</w:t>
      </w:r>
      <w:proofErr w:type="spellEnd"/>
      <w:r>
        <w:rPr>
          <w:rFonts w:ascii="Times New Roman" w:eastAsia="Times New Roman" w:hAnsi="Times New Roman" w:cs="Times New Roman"/>
          <w:sz w:val="24"/>
          <w:szCs w:val="24"/>
        </w:rPr>
        <w:t xml:space="preserve">, Y., &amp; Müller, C.B. (2012) Diverse pollinator communities enhance plant reproductive success. </w:t>
      </w:r>
      <w:r>
        <w:rPr>
          <w:rFonts w:ascii="Times New Roman" w:eastAsia="Times New Roman" w:hAnsi="Times New Roman" w:cs="Times New Roman"/>
          <w:i/>
          <w:sz w:val="24"/>
          <w:szCs w:val="24"/>
        </w:rPr>
        <w:t>Proceedings of the Royal Society B: Biological Sciences</w:t>
      </w:r>
      <w:r>
        <w:rPr>
          <w:rFonts w:ascii="Times New Roman" w:eastAsia="Times New Roman" w:hAnsi="Times New Roman" w:cs="Times New Roman"/>
          <w:sz w:val="24"/>
          <w:szCs w:val="24"/>
        </w:rPr>
        <w:t>, 279, 4845-4852.</w:t>
      </w:r>
    </w:p>
    <w:p w14:paraId="0000011C"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Almeida-Neto, M., &amp; Ulrich, W. (2011) A straightforward computational approach for measuring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using quantitative matrices.</w:t>
      </w:r>
      <w:r>
        <w:rPr>
          <w:rFonts w:ascii="Times New Roman" w:eastAsia="Times New Roman" w:hAnsi="Times New Roman" w:cs="Times New Roman"/>
          <w:i/>
          <w:sz w:val="24"/>
          <w:szCs w:val="24"/>
        </w:rPr>
        <w:t xml:space="preserve"> Environmental Modelling &amp; Software</w:t>
      </w:r>
      <w:r>
        <w:rPr>
          <w:rFonts w:ascii="Times New Roman" w:eastAsia="Times New Roman" w:hAnsi="Times New Roman" w:cs="Times New Roman"/>
          <w:sz w:val="24"/>
          <w:szCs w:val="24"/>
        </w:rPr>
        <w:t>, 26, 173-178.</w:t>
      </w:r>
    </w:p>
    <w:p w14:paraId="0000011D"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Apollonio, M., Andersen, R., &amp; Putman, R.  (Eds.). (2010) </w:t>
      </w:r>
      <w:r>
        <w:rPr>
          <w:rFonts w:ascii="Times New Roman" w:eastAsia="Times New Roman" w:hAnsi="Times New Roman" w:cs="Times New Roman"/>
          <w:i/>
          <w:sz w:val="24"/>
          <w:szCs w:val="24"/>
        </w:rPr>
        <w:t>European ungulates and their management in the 21st century.</w:t>
      </w:r>
      <w:r>
        <w:rPr>
          <w:rFonts w:ascii="Times New Roman" w:eastAsia="Times New Roman" w:hAnsi="Times New Roman" w:cs="Times New Roman"/>
          <w:sz w:val="24"/>
          <w:szCs w:val="24"/>
        </w:rPr>
        <w:t xml:space="preserve"> Cambridge University Press. Cambridge, UK.</w:t>
      </w:r>
    </w:p>
    <w:p w14:paraId="0000011E"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Augustine, D.J., &amp; McNaughton, S.J. (1998) Ungulate effects on the functional species composition of plant communities: herbivore selectivity and plant tolerance. </w:t>
      </w:r>
      <w:r>
        <w:rPr>
          <w:rFonts w:ascii="Times New Roman" w:eastAsia="Times New Roman" w:hAnsi="Times New Roman" w:cs="Times New Roman"/>
          <w:i/>
          <w:sz w:val="24"/>
          <w:szCs w:val="24"/>
        </w:rPr>
        <w:t>Journal of Wildlife Management</w:t>
      </w:r>
      <w:r>
        <w:rPr>
          <w:rFonts w:ascii="Times New Roman" w:eastAsia="Times New Roman" w:hAnsi="Times New Roman" w:cs="Times New Roman"/>
          <w:sz w:val="24"/>
          <w:szCs w:val="24"/>
        </w:rPr>
        <w:t>, 62(4), 1165-1183.</w:t>
      </w:r>
    </w:p>
    <w:p w14:paraId="0000011F" w14:textId="77777777" w:rsidR="000E09D1" w:rsidRDefault="00000000">
      <w:pPr>
        <w:spacing w:line="480" w:lineRule="auto"/>
        <w:ind w:left="-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Azorit</w:t>
      </w:r>
      <w:proofErr w:type="spellEnd"/>
      <w:r>
        <w:rPr>
          <w:rFonts w:ascii="Times New Roman" w:eastAsia="Times New Roman" w:hAnsi="Times New Roman" w:cs="Times New Roman"/>
          <w:sz w:val="24"/>
          <w:szCs w:val="24"/>
        </w:rPr>
        <w:t>, C., Olaya, A., Tellado, S., Carrasco, R., &amp; Moro, J. (2012a) Mandibular osteomyelitis in red deer (</w:t>
      </w:r>
      <w:r>
        <w:rPr>
          <w:rFonts w:ascii="Times New Roman" w:eastAsia="Times New Roman" w:hAnsi="Times New Roman" w:cs="Times New Roman"/>
          <w:i/>
          <w:sz w:val="24"/>
          <w:szCs w:val="24"/>
        </w:rPr>
        <w:t xml:space="preserve">Cervus elaphus </w:t>
      </w:r>
      <w:proofErr w:type="spellStart"/>
      <w:r>
        <w:rPr>
          <w:rFonts w:ascii="Times New Roman" w:eastAsia="Times New Roman" w:hAnsi="Times New Roman" w:cs="Times New Roman"/>
          <w:i/>
          <w:sz w:val="24"/>
          <w:szCs w:val="24"/>
        </w:rPr>
        <w:t>hispanicus</w:t>
      </w:r>
      <w:proofErr w:type="spellEnd"/>
      <w:r>
        <w:rPr>
          <w:rFonts w:ascii="Times New Roman" w:eastAsia="Times New Roman" w:hAnsi="Times New Roman" w:cs="Times New Roman"/>
          <w:sz w:val="24"/>
          <w:szCs w:val="24"/>
        </w:rPr>
        <w:t>) and fallow deer (</w:t>
      </w:r>
      <w:r>
        <w:rPr>
          <w:rFonts w:ascii="Times New Roman" w:eastAsia="Times New Roman" w:hAnsi="Times New Roman" w:cs="Times New Roman"/>
          <w:i/>
          <w:sz w:val="24"/>
          <w:szCs w:val="24"/>
        </w:rPr>
        <w:t xml:space="preserve">Dama </w:t>
      </w:r>
      <w:proofErr w:type="spellStart"/>
      <w:r>
        <w:rPr>
          <w:rFonts w:ascii="Times New Roman" w:eastAsia="Times New Roman" w:hAnsi="Times New Roman" w:cs="Times New Roman"/>
          <w:i/>
          <w:sz w:val="24"/>
          <w:szCs w:val="24"/>
        </w:rPr>
        <w:t>dama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occurrence and associated factors in free-living populations in southern Spain. </w:t>
      </w:r>
      <w:r>
        <w:rPr>
          <w:rFonts w:ascii="Times New Roman" w:eastAsia="Times New Roman" w:hAnsi="Times New Roman" w:cs="Times New Roman"/>
          <w:i/>
          <w:sz w:val="24"/>
          <w:szCs w:val="24"/>
        </w:rPr>
        <w:t>Journal of Wildlife Diseases</w:t>
      </w:r>
      <w:r>
        <w:rPr>
          <w:rFonts w:ascii="Times New Roman" w:eastAsia="Times New Roman" w:hAnsi="Times New Roman" w:cs="Times New Roman"/>
          <w:sz w:val="24"/>
          <w:szCs w:val="24"/>
        </w:rPr>
        <w:t xml:space="preserve">, 48(1), 77-86. </w:t>
      </w:r>
    </w:p>
    <w:p w14:paraId="00000120" w14:textId="77777777" w:rsidR="000E09D1" w:rsidRDefault="00000000">
      <w:pPr>
        <w:spacing w:line="480" w:lineRule="auto"/>
        <w:ind w:left="-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Azorit</w:t>
      </w:r>
      <w:proofErr w:type="spellEnd"/>
      <w:r>
        <w:rPr>
          <w:rFonts w:ascii="Times New Roman" w:eastAsia="Times New Roman" w:hAnsi="Times New Roman" w:cs="Times New Roman"/>
          <w:sz w:val="24"/>
          <w:szCs w:val="24"/>
        </w:rPr>
        <w:t xml:space="preserve">, C., Tellado, S., Oya, A., &amp; Moro, J. (2012b) Seasonal and specific diet variations in sympatric red and fallow deer of southern Spain: a preliminary approach to feeding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Animal Production Science</w:t>
      </w:r>
      <w:r>
        <w:rPr>
          <w:rFonts w:ascii="Times New Roman" w:eastAsia="Times New Roman" w:hAnsi="Times New Roman" w:cs="Times New Roman"/>
          <w:sz w:val="24"/>
          <w:szCs w:val="24"/>
        </w:rPr>
        <w:t>, 52, 720-727.</w:t>
      </w:r>
    </w:p>
    <w:p w14:paraId="0000012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Bain, J.A., Dickson, R.G., Gruver, A.M., &amp; CaraDonna, P.J. (2022) Removing flowers of a generalist plant changes pollinator visitation, composition, and interaction network structure. </w:t>
      </w:r>
      <w:r>
        <w:rPr>
          <w:rFonts w:ascii="Times New Roman" w:eastAsia="Times New Roman" w:hAnsi="Times New Roman" w:cs="Times New Roman"/>
          <w:i/>
          <w:sz w:val="24"/>
          <w:szCs w:val="24"/>
        </w:rPr>
        <w:t>Ecosphere</w:t>
      </w:r>
      <w:r>
        <w:rPr>
          <w:rFonts w:ascii="Times New Roman" w:eastAsia="Times New Roman" w:hAnsi="Times New Roman" w:cs="Times New Roman"/>
          <w:sz w:val="24"/>
          <w:szCs w:val="24"/>
        </w:rPr>
        <w:t>, 13(7), e4154.</w:t>
      </w:r>
    </w:p>
    <w:p w14:paraId="00000122"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Bartomeus</w:t>
      </w:r>
      <w:proofErr w:type="spellEnd"/>
      <w:r>
        <w:rPr>
          <w:rFonts w:ascii="Times New Roman" w:eastAsia="Times New Roman" w:hAnsi="Times New Roman" w:cs="Times New Roman"/>
          <w:color w:val="000000"/>
          <w:sz w:val="24"/>
          <w:szCs w:val="24"/>
        </w:rPr>
        <w:t xml:space="preserve">, I. (2019) </w:t>
      </w:r>
      <w:proofErr w:type="spellStart"/>
      <w:r>
        <w:rPr>
          <w:rFonts w:ascii="Times New Roman" w:eastAsia="Times New Roman" w:hAnsi="Times New Roman" w:cs="Times New Roman"/>
          <w:color w:val="000000"/>
          <w:sz w:val="24"/>
          <w:szCs w:val="24"/>
        </w:rPr>
        <w:t>ibartomeus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betalink</w:t>
      </w:r>
      <w:proofErr w:type="spellEnd"/>
      <w:r>
        <w:rPr>
          <w:rFonts w:ascii="Times New Roman" w:eastAsia="Times New Roman" w:hAnsi="Times New Roman" w:cs="Times New Roman"/>
          <w:color w:val="000000"/>
          <w:sz w:val="24"/>
          <w:szCs w:val="24"/>
        </w:rPr>
        <w:t xml:space="preserve">: Quantitative and second decomposition. </w:t>
      </w:r>
      <w:proofErr w:type="spellStart"/>
      <w:r>
        <w:rPr>
          <w:rFonts w:ascii="Times New Roman" w:eastAsia="Times New Roman" w:hAnsi="Times New Roman" w:cs="Times New Roman"/>
          <w:color w:val="000000"/>
          <w:sz w:val="24"/>
          <w:szCs w:val="24"/>
        </w:rPr>
        <w:t>Zenodo</w:t>
      </w:r>
      <w:proofErr w:type="spellEnd"/>
      <w:r>
        <w:rPr>
          <w:rFonts w:ascii="Times New Roman" w:eastAsia="Times New Roman" w:hAnsi="Times New Roman" w:cs="Times New Roman"/>
          <w:color w:val="000000"/>
          <w:sz w:val="24"/>
          <w:szCs w:val="24"/>
        </w:rPr>
        <w:t>.</w:t>
      </w:r>
    </w:p>
    <w:p w14:paraId="00000123"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Bersier</w:t>
      </w:r>
      <w:proofErr w:type="spellEnd"/>
      <w:r>
        <w:rPr>
          <w:rFonts w:ascii="Times New Roman" w:eastAsia="Times New Roman" w:hAnsi="Times New Roman" w:cs="Times New Roman"/>
          <w:sz w:val="24"/>
          <w:szCs w:val="24"/>
        </w:rPr>
        <w:t xml:space="preserve">, L.-F., </w:t>
      </w:r>
      <w:proofErr w:type="spellStart"/>
      <w:r>
        <w:rPr>
          <w:rFonts w:ascii="Times New Roman" w:eastAsia="Times New Roman" w:hAnsi="Times New Roman" w:cs="Times New Roman"/>
          <w:sz w:val="24"/>
          <w:szCs w:val="24"/>
        </w:rPr>
        <w:t>Banasek</w:t>
      </w:r>
      <w:proofErr w:type="spellEnd"/>
      <w:r>
        <w:rPr>
          <w:rFonts w:ascii="Times New Roman" w:eastAsia="Times New Roman" w:hAnsi="Times New Roman" w:cs="Times New Roman"/>
          <w:sz w:val="24"/>
          <w:szCs w:val="24"/>
        </w:rPr>
        <w:t xml:space="preserve">-Richter, C., &amp; Cattin, M.-F. (2002) Quantitative descriptors of food web matrices.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83(9), 2394-2407.</w:t>
      </w:r>
    </w:p>
    <w:p w14:paraId="00000124"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Biella, P., Akter, A., Ollerton, J., Tarrant, S., Janeček, S., </w:t>
      </w:r>
      <w:proofErr w:type="spellStart"/>
      <w:r>
        <w:rPr>
          <w:rFonts w:ascii="Times New Roman" w:eastAsia="Times New Roman" w:hAnsi="Times New Roman" w:cs="Times New Roman"/>
          <w:sz w:val="24"/>
          <w:szCs w:val="24"/>
        </w:rPr>
        <w:t>Jersáková</w:t>
      </w:r>
      <w:proofErr w:type="spellEnd"/>
      <w:r>
        <w:rPr>
          <w:rFonts w:ascii="Times New Roman" w:eastAsia="Times New Roman" w:hAnsi="Times New Roman" w:cs="Times New Roman"/>
          <w:sz w:val="24"/>
          <w:szCs w:val="24"/>
        </w:rPr>
        <w:t xml:space="preserve">, J., &amp; Klecka, J. (2019) Experimental loss of generalist plants reveals alterations in plant-pollinator interactions and a constrained flexibility of foraging.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9, 7376.</w:t>
      </w:r>
    </w:p>
    <w:p w14:paraId="00000125"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Blüthgen</w:t>
      </w:r>
      <w:proofErr w:type="spellEnd"/>
      <w:r>
        <w:rPr>
          <w:rFonts w:ascii="Times New Roman" w:eastAsia="Times New Roman" w:hAnsi="Times New Roman" w:cs="Times New Roman"/>
          <w:sz w:val="24"/>
          <w:szCs w:val="24"/>
        </w:rPr>
        <w:t xml:space="preserve">, N., Menzel, F., &amp; </w:t>
      </w:r>
      <w:proofErr w:type="spellStart"/>
      <w:r>
        <w:rPr>
          <w:rFonts w:ascii="Times New Roman" w:eastAsia="Times New Roman" w:hAnsi="Times New Roman" w:cs="Times New Roman"/>
          <w:sz w:val="24"/>
          <w:szCs w:val="24"/>
        </w:rPr>
        <w:t>Blüthgen</w:t>
      </w:r>
      <w:proofErr w:type="spellEnd"/>
      <w:r>
        <w:rPr>
          <w:rFonts w:ascii="Times New Roman" w:eastAsia="Times New Roman" w:hAnsi="Times New Roman" w:cs="Times New Roman"/>
          <w:sz w:val="24"/>
          <w:szCs w:val="24"/>
        </w:rPr>
        <w:t xml:space="preserve">, N. (2006) Measuring specialization in species interaction networks. </w:t>
      </w:r>
      <w:r>
        <w:rPr>
          <w:rFonts w:ascii="Times New Roman" w:eastAsia="Times New Roman" w:hAnsi="Times New Roman" w:cs="Times New Roman"/>
          <w:i/>
          <w:sz w:val="24"/>
          <w:szCs w:val="24"/>
        </w:rPr>
        <w:t>BMC Ecology</w:t>
      </w:r>
      <w:r>
        <w:rPr>
          <w:rFonts w:ascii="Times New Roman" w:eastAsia="Times New Roman" w:hAnsi="Times New Roman" w:cs="Times New Roman"/>
          <w:sz w:val="24"/>
          <w:szCs w:val="24"/>
        </w:rPr>
        <w:t>, 6, 9.</w:t>
      </w:r>
    </w:p>
    <w:p w14:paraId="00000126" w14:textId="77777777" w:rsidR="000E09D1" w:rsidRDefault="00000000">
      <w:pPr>
        <w:spacing w:line="480" w:lineRule="auto"/>
        <w:ind w:left="-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Borkowski, J., </w:t>
      </w:r>
      <w:proofErr w:type="spellStart"/>
      <w:r>
        <w:rPr>
          <w:rFonts w:ascii="Times New Roman" w:eastAsia="Times New Roman" w:hAnsi="Times New Roman" w:cs="Times New Roman"/>
          <w:sz w:val="24"/>
          <w:szCs w:val="24"/>
        </w:rPr>
        <w:t>Banul</w:t>
      </w:r>
      <w:proofErr w:type="spellEnd"/>
      <w:r>
        <w:rPr>
          <w:rFonts w:ascii="Times New Roman" w:eastAsia="Times New Roman" w:hAnsi="Times New Roman" w:cs="Times New Roman"/>
          <w:sz w:val="24"/>
          <w:szCs w:val="24"/>
        </w:rPr>
        <w:t xml:space="preserve">, R., Jurkiewicz, J., </w:t>
      </w:r>
      <w:proofErr w:type="spellStart"/>
      <w:r>
        <w:rPr>
          <w:rFonts w:ascii="Times New Roman" w:eastAsia="Times New Roman" w:hAnsi="Times New Roman" w:cs="Times New Roman"/>
          <w:sz w:val="24"/>
          <w:szCs w:val="24"/>
        </w:rPr>
        <w:t>Hołdyński</w:t>
      </w:r>
      <w:proofErr w:type="spellEnd"/>
      <w:r>
        <w:rPr>
          <w:rFonts w:ascii="Times New Roman" w:eastAsia="Times New Roman" w:hAnsi="Times New Roman" w:cs="Times New Roman"/>
          <w:sz w:val="24"/>
          <w:szCs w:val="24"/>
        </w:rPr>
        <w:t xml:space="preserve">, C., </w:t>
      </w:r>
      <w:proofErr w:type="spellStart"/>
      <w:r>
        <w:rPr>
          <w:rFonts w:ascii="Times New Roman" w:eastAsia="Times New Roman" w:hAnsi="Times New Roman" w:cs="Times New Roman"/>
          <w:sz w:val="24"/>
          <w:szCs w:val="24"/>
        </w:rPr>
        <w:t>Świeczkowska</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Nasiadko</w:t>
      </w:r>
      <w:proofErr w:type="spellEnd"/>
      <w:r>
        <w:rPr>
          <w:rFonts w:ascii="Times New Roman" w:eastAsia="Times New Roman" w:hAnsi="Times New Roman" w:cs="Times New Roman"/>
          <w:sz w:val="24"/>
          <w:szCs w:val="24"/>
        </w:rPr>
        <w:t xml:space="preserve">, M., &amp; </w:t>
      </w:r>
      <w:proofErr w:type="spellStart"/>
      <w:r>
        <w:rPr>
          <w:rFonts w:ascii="Times New Roman" w:eastAsia="Times New Roman" w:hAnsi="Times New Roman" w:cs="Times New Roman"/>
          <w:sz w:val="24"/>
          <w:szCs w:val="24"/>
        </w:rPr>
        <w:t>Załuski</w:t>
      </w:r>
      <w:proofErr w:type="spellEnd"/>
      <w:r>
        <w:rPr>
          <w:rFonts w:ascii="Times New Roman" w:eastAsia="Times New Roman" w:hAnsi="Times New Roman" w:cs="Times New Roman"/>
          <w:sz w:val="24"/>
          <w:szCs w:val="24"/>
        </w:rPr>
        <w:t xml:space="preserve">, D. (2019) High density of keystone herbivore vs. conservation of natural resources: Factors affecting red deer distribution and impact on vegetation in Słowiński National Park, Poland. </w:t>
      </w:r>
      <w:r>
        <w:rPr>
          <w:rFonts w:ascii="Times New Roman" w:eastAsia="Times New Roman" w:hAnsi="Times New Roman" w:cs="Times New Roman"/>
          <w:i/>
          <w:sz w:val="24"/>
          <w:szCs w:val="24"/>
        </w:rPr>
        <w:t>Forest Ecology and Management</w:t>
      </w:r>
      <w:r>
        <w:rPr>
          <w:rFonts w:ascii="Times New Roman" w:eastAsia="Times New Roman" w:hAnsi="Times New Roman" w:cs="Times New Roman"/>
          <w:sz w:val="24"/>
          <w:szCs w:val="24"/>
        </w:rPr>
        <w:t xml:space="preserve">, 450, 117503. </w:t>
      </w:r>
    </w:p>
    <w:p w14:paraId="00000127" w14:textId="77777777" w:rsidR="000E09D1" w:rsidRDefault="00000000">
      <w:pPr>
        <w:spacing w:line="480" w:lineRule="auto"/>
        <w:ind w:left="-62"/>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Borowski, Z., Gil, W., </w:t>
      </w:r>
      <w:proofErr w:type="spellStart"/>
      <w:r>
        <w:rPr>
          <w:rFonts w:ascii="Times New Roman" w:eastAsia="Times New Roman" w:hAnsi="Times New Roman" w:cs="Times New Roman"/>
          <w:sz w:val="24"/>
          <w:szCs w:val="24"/>
        </w:rPr>
        <w:t>Bartoń</w:t>
      </w:r>
      <w:proofErr w:type="spellEnd"/>
      <w:r>
        <w:rPr>
          <w:rFonts w:ascii="Times New Roman" w:eastAsia="Times New Roman" w:hAnsi="Times New Roman" w:cs="Times New Roman"/>
          <w:sz w:val="24"/>
          <w:szCs w:val="24"/>
        </w:rPr>
        <w:t xml:space="preserve">, K., Zajączkowski, G., Łukaszewicz, J., </w:t>
      </w:r>
      <w:proofErr w:type="spellStart"/>
      <w:r>
        <w:rPr>
          <w:rFonts w:ascii="Times New Roman" w:eastAsia="Times New Roman" w:hAnsi="Times New Roman" w:cs="Times New Roman"/>
          <w:sz w:val="24"/>
          <w:szCs w:val="24"/>
        </w:rPr>
        <w:t>Tittenbrun</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Radliński</w:t>
      </w:r>
      <w:proofErr w:type="spellEnd"/>
      <w:r>
        <w:rPr>
          <w:rFonts w:ascii="Times New Roman" w:eastAsia="Times New Roman" w:hAnsi="Times New Roman" w:cs="Times New Roman"/>
          <w:sz w:val="24"/>
          <w:szCs w:val="24"/>
        </w:rPr>
        <w:t xml:space="preserve">, B. (2021) Density-related effect of red deer browsing on palatable and </w:t>
      </w:r>
      <w:r>
        <w:rPr>
          <w:rFonts w:ascii="Times New Roman" w:eastAsia="Times New Roman" w:hAnsi="Times New Roman" w:cs="Times New Roman"/>
          <w:sz w:val="24"/>
          <w:szCs w:val="24"/>
        </w:rPr>
        <w:lastRenderedPageBreak/>
        <w:t xml:space="preserve">unpalatable tree species and forest regeneration dynamics. </w:t>
      </w:r>
      <w:r>
        <w:rPr>
          <w:rFonts w:ascii="Times New Roman" w:eastAsia="Times New Roman" w:hAnsi="Times New Roman" w:cs="Times New Roman"/>
          <w:i/>
          <w:sz w:val="24"/>
          <w:szCs w:val="24"/>
        </w:rPr>
        <w:t>Forest Ecology and Management</w:t>
      </w:r>
      <w:r>
        <w:rPr>
          <w:rFonts w:ascii="Times New Roman" w:eastAsia="Times New Roman" w:hAnsi="Times New Roman" w:cs="Times New Roman"/>
          <w:sz w:val="24"/>
          <w:szCs w:val="24"/>
        </w:rPr>
        <w:t>, 496, 119442.</w:t>
      </w:r>
    </w:p>
    <w:p w14:paraId="00000128" w14:textId="77777777" w:rsidR="000E09D1" w:rsidRDefault="00000000">
      <w:pPr>
        <w:spacing w:line="480" w:lineRule="auto"/>
        <w:ind w:left="-6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Bradford, J.B., &amp; Hobbs, N.T. (2008) Regulating overabundant ungulate populations: an example for elk in Rocky Mountain National Park, Colorado. </w:t>
      </w:r>
      <w:r>
        <w:rPr>
          <w:rFonts w:ascii="Times New Roman" w:eastAsia="Times New Roman" w:hAnsi="Times New Roman" w:cs="Times New Roman"/>
          <w:i/>
          <w:sz w:val="24"/>
          <w:szCs w:val="24"/>
        </w:rPr>
        <w:t>Journal of Environmental Management</w:t>
      </w:r>
      <w:r>
        <w:rPr>
          <w:rFonts w:ascii="Times New Roman" w:eastAsia="Times New Roman" w:hAnsi="Times New Roman" w:cs="Times New Roman"/>
          <w:sz w:val="24"/>
          <w:szCs w:val="24"/>
        </w:rPr>
        <w:t>, 86(3), 520-528.</w:t>
      </w:r>
    </w:p>
    <w:p w14:paraId="00000129" w14:textId="77777777" w:rsidR="000E09D1" w:rsidRDefault="00000000">
      <w:pPr>
        <w:spacing w:line="480" w:lineRule="auto"/>
        <w:ind w:left="-6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Bressette, J.W., Beck, H., &amp; Beauchamp, V.B. (2012) Beyond the browse line: complex cascade effects mediated by white‐tailed deer. </w:t>
      </w:r>
      <w:r>
        <w:rPr>
          <w:rFonts w:ascii="Times New Roman" w:eastAsia="Times New Roman" w:hAnsi="Times New Roman" w:cs="Times New Roman"/>
          <w:i/>
          <w:sz w:val="24"/>
          <w:szCs w:val="24"/>
        </w:rPr>
        <w:t>Oikos</w:t>
      </w:r>
      <w:r>
        <w:rPr>
          <w:rFonts w:ascii="Times New Roman" w:eastAsia="Times New Roman" w:hAnsi="Times New Roman" w:cs="Times New Roman"/>
          <w:sz w:val="24"/>
          <w:szCs w:val="24"/>
        </w:rPr>
        <w:t>, 121(11), 1749-1760.</w:t>
      </w:r>
    </w:p>
    <w:p w14:paraId="0000012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Burgos, E., </w:t>
      </w:r>
      <w:proofErr w:type="spellStart"/>
      <w:r>
        <w:rPr>
          <w:rFonts w:ascii="Times New Roman" w:eastAsia="Times New Roman" w:hAnsi="Times New Roman" w:cs="Times New Roman"/>
          <w:sz w:val="24"/>
          <w:szCs w:val="24"/>
        </w:rPr>
        <w:t>Ceva</w:t>
      </w:r>
      <w:proofErr w:type="spellEnd"/>
      <w:r>
        <w:rPr>
          <w:rFonts w:ascii="Times New Roman" w:eastAsia="Times New Roman" w:hAnsi="Times New Roman" w:cs="Times New Roman"/>
          <w:sz w:val="24"/>
          <w:szCs w:val="24"/>
        </w:rPr>
        <w:t xml:space="preserve">, H., Perazzo, R.P.J., Devoto, M., Medan, D., Zimmermann, M., &amp; </w:t>
      </w:r>
      <w:proofErr w:type="spellStart"/>
      <w:r>
        <w:rPr>
          <w:rFonts w:ascii="Times New Roman" w:eastAsia="Times New Roman" w:hAnsi="Times New Roman" w:cs="Times New Roman"/>
          <w:sz w:val="24"/>
          <w:szCs w:val="24"/>
        </w:rPr>
        <w:t>Delbue</w:t>
      </w:r>
      <w:proofErr w:type="spellEnd"/>
      <w:r>
        <w:rPr>
          <w:rFonts w:ascii="Times New Roman" w:eastAsia="Times New Roman" w:hAnsi="Times New Roman" w:cs="Times New Roman"/>
          <w:sz w:val="24"/>
          <w:szCs w:val="24"/>
        </w:rPr>
        <w:t xml:space="preserve">, A.M. (2007) Why </w:t>
      </w:r>
      <w:proofErr w:type="spellStart"/>
      <w:r>
        <w:rPr>
          <w:rFonts w:ascii="Times New Roman" w:eastAsia="Times New Roman" w:hAnsi="Times New Roman" w:cs="Times New Roman"/>
          <w:sz w:val="24"/>
          <w:szCs w:val="24"/>
        </w:rPr>
        <w:t>nestedness</w:t>
      </w:r>
      <w:proofErr w:type="spellEnd"/>
      <w:r>
        <w:rPr>
          <w:rFonts w:ascii="Times New Roman" w:eastAsia="Times New Roman" w:hAnsi="Times New Roman" w:cs="Times New Roman"/>
          <w:sz w:val="24"/>
          <w:szCs w:val="24"/>
        </w:rPr>
        <w:t xml:space="preserve"> in mutualistic networks? </w:t>
      </w:r>
      <w:r>
        <w:rPr>
          <w:rFonts w:ascii="Times New Roman" w:eastAsia="Times New Roman" w:hAnsi="Times New Roman" w:cs="Times New Roman"/>
          <w:i/>
          <w:sz w:val="24"/>
          <w:szCs w:val="24"/>
        </w:rPr>
        <w:t>Journal of Theoretical Biology</w:t>
      </w:r>
      <w:r>
        <w:rPr>
          <w:rFonts w:ascii="Times New Roman" w:eastAsia="Times New Roman" w:hAnsi="Times New Roman" w:cs="Times New Roman"/>
          <w:sz w:val="24"/>
          <w:szCs w:val="24"/>
        </w:rPr>
        <w:t>, 249, 307-313.</w:t>
      </w:r>
    </w:p>
    <w:p w14:paraId="0000012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CaraDonna, P.J., Petry, W.K., Brennan, R.M., Cunningham, J.L., Bronstein, J.L., Waser, N.M., &amp; Sanders, N.J. (2017) Interaction rewiring and the rapid turnover of plant-pollinator networks. </w:t>
      </w:r>
      <w:r>
        <w:rPr>
          <w:rFonts w:ascii="Times New Roman" w:eastAsia="Times New Roman" w:hAnsi="Times New Roman" w:cs="Times New Roman"/>
          <w:i/>
          <w:sz w:val="24"/>
          <w:szCs w:val="24"/>
        </w:rPr>
        <w:t>Ecology Letters</w:t>
      </w:r>
      <w:r>
        <w:rPr>
          <w:rFonts w:ascii="Times New Roman" w:eastAsia="Times New Roman" w:hAnsi="Times New Roman" w:cs="Times New Roman"/>
          <w:sz w:val="24"/>
          <w:szCs w:val="24"/>
        </w:rPr>
        <w:t>, 20(3), 385-394.</w:t>
      </w:r>
    </w:p>
    <w:p w14:paraId="0000012C" w14:textId="77777777" w:rsidR="000E09D1" w:rsidRDefault="00000000">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Carpio, A.J., Apollonio, M., &amp; Acevedo, P. (2021) Wild ungulate overabundance in Europe: contexts, causes, </w:t>
      </w:r>
      <w:proofErr w:type="gramStart"/>
      <w:r>
        <w:rPr>
          <w:rFonts w:ascii="Times New Roman" w:eastAsia="Times New Roman" w:hAnsi="Times New Roman" w:cs="Times New Roman"/>
          <w:sz w:val="24"/>
          <w:szCs w:val="24"/>
        </w:rPr>
        <w:t>monitoring</w:t>
      </w:r>
      <w:proofErr w:type="gramEnd"/>
      <w:r>
        <w:rPr>
          <w:rFonts w:ascii="Times New Roman" w:eastAsia="Times New Roman" w:hAnsi="Times New Roman" w:cs="Times New Roman"/>
          <w:sz w:val="24"/>
          <w:szCs w:val="24"/>
        </w:rPr>
        <w:t xml:space="preserve"> and management recommendations. </w:t>
      </w:r>
      <w:r>
        <w:rPr>
          <w:rFonts w:ascii="Times New Roman" w:eastAsia="Times New Roman" w:hAnsi="Times New Roman" w:cs="Times New Roman"/>
          <w:i/>
          <w:sz w:val="24"/>
          <w:szCs w:val="24"/>
        </w:rPr>
        <w:t>Mammal Review</w:t>
      </w:r>
      <w:r>
        <w:rPr>
          <w:rFonts w:ascii="Times New Roman" w:eastAsia="Times New Roman" w:hAnsi="Times New Roman" w:cs="Times New Roman"/>
          <w:sz w:val="24"/>
          <w:szCs w:val="24"/>
        </w:rPr>
        <w:t>, 51(1), 95-108.</w:t>
      </w:r>
    </w:p>
    <w:p w14:paraId="0000012D"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Carstensen, D.W., Sabatino, M., </w:t>
      </w:r>
      <w:proofErr w:type="spellStart"/>
      <w:r>
        <w:rPr>
          <w:rFonts w:ascii="Times New Roman" w:eastAsia="Times New Roman" w:hAnsi="Times New Roman" w:cs="Times New Roman"/>
          <w:sz w:val="24"/>
          <w:szCs w:val="24"/>
        </w:rPr>
        <w:t>Trøjelsgaard</w:t>
      </w:r>
      <w:proofErr w:type="spellEnd"/>
      <w:r>
        <w:rPr>
          <w:rFonts w:ascii="Times New Roman" w:eastAsia="Times New Roman" w:hAnsi="Times New Roman" w:cs="Times New Roman"/>
          <w:sz w:val="24"/>
          <w:szCs w:val="24"/>
        </w:rPr>
        <w:t xml:space="preserve">, K., &amp; </w:t>
      </w:r>
      <w:proofErr w:type="spellStart"/>
      <w:r>
        <w:rPr>
          <w:rFonts w:ascii="Times New Roman" w:eastAsia="Times New Roman" w:hAnsi="Times New Roman" w:cs="Times New Roman"/>
          <w:sz w:val="24"/>
          <w:szCs w:val="24"/>
        </w:rPr>
        <w:t>Morellato</w:t>
      </w:r>
      <w:proofErr w:type="spellEnd"/>
      <w:r>
        <w:rPr>
          <w:rFonts w:ascii="Times New Roman" w:eastAsia="Times New Roman" w:hAnsi="Times New Roman" w:cs="Times New Roman"/>
          <w:sz w:val="24"/>
          <w:szCs w:val="24"/>
        </w:rPr>
        <w:t xml:space="preserve">, P.C. (2014) Beta-diversity of plant-pollinator networks and the spatial turnover of pairwise interactions.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9(11), e112903.</w:t>
      </w:r>
    </w:p>
    <w:p w14:paraId="0000012E"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Chao, A., &amp; C.-H. Chiu (2016) Nonparametric estimation and comparison of species richness. </w:t>
      </w:r>
      <w:r>
        <w:rPr>
          <w:rFonts w:ascii="Times New Roman" w:eastAsia="Times New Roman" w:hAnsi="Times New Roman" w:cs="Times New Roman"/>
          <w:i/>
          <w:color w:val="000000"/>
          <w:sz w:val="24"/>
          <w:szCs w:val="24"/>
        </w:rPr>
        <w:t xml:space="preserve">Wiley </w:t>
      </w:r>
      <w:proofErr w:type="spellStart"/>
      <w:r>
        <w:rPr>
          <w:rFonts w:ascii="Times New Roman" w:eastAsia="Times New Roman" w:hAnsi="Times New Roman" w:cs="Times New Roman"/>
          <w:i/>
          <w:color w:val="000000"/>
          <w:sz w:val="24"/>
          <w:szCs w:val="24"/>
        </w:rPr>
        <w:t>StatsRef</w:t>
      </w:r>
      <w:proofErr w:type="spellEnd"/>
      <w:r>
        <w:rPr>
          <w:rFonts w:ascii="Times New Roman" w:eastAsia="Times New Roman" w:hAnsi="Times New Roman" w:cs="Times New Roman"/>
          <w:i/>
          <w:color w:val="000000"/>
          <w:sz w:val="24"/>
          <w:szCs w:val="24"/>
        </w:rPr>
        <w:t>: statistics reference online</w:t>
      </w:r>
      <w:r>
        <w:rPr>
          <w:rFonts w:ascii="Times New Roman" w:eastAsia="Times New Roman" w:hAnsi="Times New Roman" w:cs="Times New Roman"/>
          <w:color w:val="000000"/>
          <w:sz w:val="24"/>
          <w:szCs w:val="24"/>
        </w:rPr>
        <w:t>, 1, 26.</w:t>
      </w:r>
    </w:p>
    <w:p w14:paraId="0000012F"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Charro, J.L., López-Sánchez, A., &amp; Perea, R. (2018) Traditional cattle vs introduced deer management in Chaco Serrano woodlands (Argentina): Analysis of environmental </w:t>
      </w:r>
      <w:r>
        <w:rPr>
          <w:rFonts w:ascii="Times New Roman" w:eastAsia="Times New Roman" w:hAnsi="Times New Roman" w:cs="Times New Roman"/>
          <w:sz w:val="24"/>
          <w:szCs w:val="24"/>
        </w:rPr>
        <w:lastRenderedPageBreak/>
        <w:t xml:space="preserve">sustainability at increasing densities. </w:t>
      </w:r>
      <w:r>
        <w:rPr>
          <w:rFonts w:ascii="Times New Roman" w:eastAsia="Times New Roman" w:hAnsi="Times New Roman" w:cs="Times New Roman"/>
          <w:i/>
          <w:sz w:val="24"/>
          <w:szCs w:val="24"/>
        </w:rPr>
        <w:t>Journal of Environmental Management</w:t>
      </w:r>
      <w:r>
        <w:rPr>
          <w:rFonts w:ascii="Times New Roman" w:eastAsia="Times New Roman" w:hAnsi="Times New Roman" w:cs="Times New Roman"/>
          <w:sz w:val="24"/>
          <w:szCs w:val="24"/>
        </w:rPr>
        <w:t>, 206, 642-649.</w:t>
      </w:r>
    </w:p>
    <w:p w14:paraId="00000130"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Christensen R.H.B. (2022) Ordinal—regression models for ordinal data. R package version 2022.11-16. </w:t>
      </w:r>
    </w:p>
    <w:p w14:paraId="0000013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Côté, S.D., Rooney, T.P., Tremblay, J.P., Dussault, C., &amp; Waller, D.M. (2004) Ecological impacts of deer overabundance. </w:t>
      </w:r>
      <w:r>
        <w:rPr>
          <w:rFonts w:ascii="Times New Roman" w:eastAsia="Times New Roman" w:hAnsi="Times New Roman" w:cs="Times New Roman"/>
          <w:i/>
          <w:sz w:val="24"/>
          <w:szCs w:val="24"/>
        </w:rPr>
        <w:t>Annual Review of Ecology, Evolution, and Systematics</w:t>
      </w:r>
      <w:r>
        <w:rPr>
          <w:rFonts w:ascii="Times New Roman" w:eastAsia="Times New Roman" w:hAnsi="Times New Roman" w:cs="Times New Roman"/>
          <w:sz w:val="24"/>
          <w:szCs w:val="24"/>
        </w:rPr>
        <w:t>, 35, 113-147.</w:t>
      </w:r>
    </w:p>
    <w:p w14:paraId="00000132"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Cuerdo</w:t>
      </w:r>
      <w:proofErr w:type="spellEnd"/>
      <w:r>
        <w:rPr>
          <w:rFonts w:ascii="Times New Roman" w:eastAsia="Times New Roman" w:hAnsi="Times New Roman" w:cs="Times New Roman"/>
          <w:sz w:val="24"/>
          <w:szCs w:val="24"/>
        </w:rPr>
        <w:t xml:space="preserve">, M., del Olmo, D.G., </w:t>
      </w:r>
      <w:proofErr w:type="spellStart"/>
      <w:r>
        <w:rPr>
          <w:rFonts w:ascii="Times New Roman" w:eastAsia="Times New Roman" w:hAnsi="Times New Roman" w:cs="Times New Roman"/>
          <w:sz w:val="24"/>
          <w:szCs w:val="24"/>
        </w:rPr>
        <w:t>Horcajada</w:t>
      </w:r>
      <w:proofErr w:type="spellEnd"/>
      <w:r>
        <w:rPr>
          <w:rFonts w:ascii="Times New Roman" w:eastAsia="Times New Roman" w:hAnsi="Times New Roman" w:cs="Times New Roman"/>
          <w:sz w:val="24"/>
          <w:szCs w:val="24"/>
        </w:rPr>
        <w:t xml:space="preserve">, D., López-Sánchez, A., </w:t>
      </w:r>
      <w:proofErr w:type="spellStart"/>
      <w:r>
        <w:rPr>
          <w:rFonts w:ascii="Times New Roman" w:eastAsia="Times New Roman" w:hAnsi="Times New Roman" w:cs="Times New Roman"/>
          <w:sz w:val="24"/>
          <w:szCs w:val="24"/>
        </w:rPr>
        <w:t>Azkárate</w:t>
      </w:r>
      <w:proofErr w:type="spellEnd"/>
      <w:r>
        <w:rPr>
          <w:rFonts w:ascii="Times New Roman" w:eastAsia="Times New Roman" w:hAnsi="Times New Roman" w:cs="Times New Roman"/>
          <w:sz w:val="24"/>
          <w:szCs w:val="24"/>
        </w:rPr>
        <w:t xml:space="preserve">, F.M., Perea, R., Serrano, E., </w:t>
      </w:r>
      <w:proofErr w:type="spellStart"/>
      <w:r>
        <w:rPr>
          <w:rFonts w:ascii="Times New Roman" w:eastAsia="Times New Roman" w:hAnsi="Times New Roman" w:cs="Times New Roman"/>
          <w:sz w:val="24"/>
          <w:szCs w:val="24"/>
        </w:rPr>
        <w:t>Incremento</w:t>
      </w:r>
      <w:proofErr w:type="spellEnd"/>
      <w:r>
        <w:rPr>
          <w:rFonts w:ascii="Times New Roman" w:eastAsia="Times New Roman" w:hAnsi="Times New Roman" w:cs="Times New Roman"/>
          <w:sz w:val="24"/>
          <w:szCs w:val="24"/>
        </w:rPr>
        <w:t xml:space="preserve"> CONSORTIUM, Calleja, J.A. (submitted). Short-term effects of deer overabundance on herbaceous communities in Mediterranean woody ecosystems: loss of diversity and functional homogenization.</w:t>
      </w:r>
    </w:p>
    <w:p w14:paraId="0000013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Devoto, M., Bailley, S., Craze, P., &amp; </w:t>
      </w:r>
      <w:proofErr w:type="spellStart"/>
      <w:r>
        <w:rPr>
          <w:rFonts w:ascii="Times New Roman" w:eastAsia="Times New Roman" w:hAnsi="Times New Roman" w:cs="Times New Roman"/>
          <w:sz w:val="24"/>
          <w:szCs w:val="24"/>
        </w:rPr>
        <w:t>Memmot</w:t>
      </w:r>
      <w:proofErr w:type="spellEnd"/>
      <w:r>
        <w:rPr>
          <w:rFonts w:ascii="Times New Roman" w:eastAsia="Times New Roman" w:hAnsi="Times New Roman" w:cs="Times New Roman"/>
          <w:sz w:val="24"/>
          <w:szCs w:val="24"/>
        </w:rPr>
        <w:t xml:space="preserve">, J. (2012) Understanding and planning ecological restoration of plant-pollinator networks. </w:t>
      </w:r>
      <w:r>
        <w:rPr>
          <w:rFonts w:ascii="Times New Roman" w:eastAsia="Times New Roman" w:hAnsi="Times New Roman" w:cs="Times New Roman"/>
          <w:i/>
          <w:sz w:val="24"/>
          <w:szCs w:val="24"/>
        </w:rPr>
        <w:t>Ecology Letters</w:t>
      </w:r>
      <w:r>
        <w:rPr>
          <w:rFonts w:ascii="Times New Roman" w:eastAsia="Times New Roman" w:hAnsi="Times New Roman" w:cs="Times New Roman"/>
          <w:sz w:val="24"/>
          <w:szCs w:val="24"/>
        </w:rPr>
        <w:t>, 15, 319-328.</w:t>
      </w:r>
    </w:p>
    <w:p w14:paraId="00000134"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Díaz, S., </w:t>
      </w:r>
      <w:proofErr w:type="spellStart"/>
      <w:r>
        <w:rPr>
          <w:rFonts w:ascii="Times New Roman" w:eastAsia="Times New Roman" w:hAnsi="Times New Roman" w:cs="Times New Roman"/>
          <w:sz w:val="24"/>
          <w:szCs w:val="24"/>
        </w:rPr>
        <w:t>Lavorel</w:t>
      </w:r>
      <w:proofErr w:type="spellEnd"/>
      <w:r>
        <w:rPr>
          <w:rFonts w:ascii="Times New Roman" w:eastAsia="Times New Roman" w:hAnsi="Times New Roman" w:cs="Times New Roman"/>
          <w:sz w:val="24"/>
          <w:szCs w:val="24"/>
        </w:rPr>
        <w:t xml:space="preserve">, S., McIntyre, S., </w:t>
      </w:r>
      <w:proofErr w:type="spellStart"/>
      <w:r>
        <w:rPr>
          <w:rFonts w:ascii="Times New Roman" w:eastAsia="Times New Roman" w:hAnsi="Times New Roman" w:cs="Times New Roman"/>
          <w:sz w:val="24"/>
          <w:szCs w:val="24"/>
        </w:rPr>
        <w:t>Falczuk</w:t>
      </w:r>
      <w:proofErr w:type="spellEnd"/>
      <w:r>
        <w:rPr>
          <w:rFonts w:ascii="Times New Roman" w:eastAsia="Times New Roman" w:hAnsi="Times New Roman" w:cs="Times New Roman"/>
          <w:sz w:val="24"/>
          <w:szCs w:val="24"/>
        </w:rPr>
        <w:t xml:space="preserve">, V., </w:t>
      </w:r>
      <w:proofErr w:type="spellStart"/>
      <w:r>
        <w:rPr>
          <w:rFonts w:ascii="Times New Roman" w:eastAsia="Times New Roman" w:hAnsi="Times New Roman" w:cs="Times New Roman"/>
          <w:sz w:val="24"/>
          <w:szCs w:val="24"/>
        </w:rPr>
        <w:t>Casanoves</w:t>
      </w:r>
      <w:proofErr w:type="spellEnd"/>
      <w:r>
        <w:rPr>
          <w:rFonts w:ascii="Times New Roman" w:eastAsia="Times New Roman" w:hAnsi="Times New Roman" w:cs="Times New Roman"/>
          <w:sz w:val="24"/>
          <w:szCs w:val="24"/>
        </w:rPr>
        <w:t xml:space="preserve">, F., </w:t>
      </w:r>
      <w:proofErr w:type="spellStart"/>
      <w:r>
        <w:rPr>
          <w:rFonts w:ascii="Times New Roman" w:eastAsia="Times New Roman" w:hAnsi="Times New Roman" w:cs="Times New Roman"/>
          <w:sz w:val="24"/>
          <w:szCs w:val="24"/>
        </w:rPr>
        <w:t>Milchunas</w:t>
      </w:r>
      <w:proofErr w:type="spellEnd"/>
      <w:r>
        <w:rPr>
          <w:rFonts w:ascii="Times New Roman" w:eastAsia="Times New Roman" w:hAnsi="Times New Roman" w:cs="Times New Roman"/>
          <w:sz w:val="24"/>
          <w:szCs w:val="24"/>
        </w:rPr>
        <w:t xml:space="preserve">, D.G., </w:t>
      </w:r>
      <w:proofErr w:type="spellStart"/>
      <w:r>
        <w:rPr>
          <w:rFonts w:ascii="Times New Roman" w:eastAsia="Times New Roman" w:hAnsi="Times New Roman" w:cs="Times New Roman"/>
          <w:sz w:val="24"/>
          <w:szCs w:val="24"/>
        </w:rPr>
        <w:t>Skarpe</w:t>
      </w:r>
      <w:proofErr w:type="spellEnd"/>
      <w:r>
        <w:rPr>
          <w:rFonts w:ascii="Times New Roman" w:eastAsia="Times New Roman" w:hAnsi="Times New Roman" w:cs="Times New Roman"/>
          <w:sz w:val="24"/>
          <w:szCs w:val="24"/>
        </w:rPr>
        <w:t xml:space="preserve">, C., Rusch, G., Sternberg, M., Noy-Meir, I., Landsberg, J., Zhang, W., Clark, H., &amp; Campbell, B.D. (2007) Plant trait responses to grazing – a global synthesis.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13, 313-341.</w:t>
      </w:r>
    </w:p>
    <w:p w14:paraId="00000135"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Dormann, C.F., </w:t>
      </w:r>
      <w:proofErr w:type="spellStart"/>
      <w:r>
        <w:rPr>
          <w:rFonts w:ascii="Times New Roman" w:eastAsia="Times New Roman" w:hAnsi="Times New Roman" w:cs="Times New Roman"/>
          <w:color w:val="000000"/>
          <w:sz w:val="24"/>
          <w:szCs w:val="24"/>
          <w:highlight w:val="white"/>
        </w:rPr>
        <w:t>Fründ</w:t>
      </w:r>
      <w:proofErr w:type="spellEnd"/>
      <w:r>
        <w:rPr>
          <w:rFonts w:ascii="Times New Roman" w:eastAsia="Times New Roman" w:hAnsi="Times New Roman" w:cs="Times New Roman"/>
          <w:color w:val="000000"/>
          <w:sz w:val="24"/>
          <w:szCs w:val="24"/>
          <w:highlight w:val="white"/>
        </w:rPr>
        <w:t xml:space="preserve">, J., </w:t>
      </w:r>
      <w:proofErr w:type="spellStart"/>
      <w:r>
        <w:rPr>
          <w:rFonts w:ascii="Times New Roman" w:eastAsia="Times New Roman" w:hAnsi="Times New Roman" w:cs="Times New Roman"/>
          <w:color w:val="000000"/>
          <w:sz w:val="24"/>
          <w:szCs w:val="24"/>
          <w:highlight w:val="white"/>
        </w:rPr>
        <w:t>Blüthgen</w:t>
      </w:r>
      <w:proofErr w:type="spellEnd"/>
      <w:r>
        <w:rPr>
          <w:rFonts w:ascii="Times New Roman" w:eastAsia="Times New Roman" w:hAnsi="Times New Roman" w:cs="Times New Roman"/>
          <w:color w:val="000000"/>
          <w:sz w:val="24"/>
          <w:szCs w:val="24"/>
          <w:highlight w:val="white"/>
        </w:rPr>
        <w:t xml:space="preserve">, N., &amp; Gruber, B. (2009) Indices, graphs, and null models: Analyzing bipartite ecological networks. </w:t>
      </w:r>
      <w:r>
        <w:rPr>
          <w:rFonts w:ascii="Times New Roman" w:eastAsia="Times New Roman" w:hAnsi="Times New Roman" w:cs="Times New Roman"/>
          <w:i/>
          <w:color w:val="000000"/>
          <w:sz w:val="24"/>
          <w:szCs w:val="24"/>
          <w:highlight w:val="white"/>
        </w:rPr>
        <w:t>The Open Ecology Journal</w:t>
      </w:r>
      <w:r>
        <w:rPr>
          <w:rFonts w:ascii="Times New Roman" w:eastAsia="Times New Roman" w:hAnsi="Times New Roman" w:cs="Times New Roman"/>
          <w:color w:val="000000"/>
          <w:sz w:val="24"/>
          <w:szCs w:val="24"/>
          <w:highlight w:val="white"/>
        </w:rPr>
        <w:t>, 2, 7-24.</w:t>
      </w:r>
    </w:p>
    <w:p w14:paraId="00000136"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Dormann, C.F., &amp; Strauss, R. (2014) A method for detecting modules in quantitative bipartite networks. </w:t>
      </w:r>
      <w:r>
        <w:rPr>
          <w:rFonts w:ascii="Times New Roman" w:eastAsia="Times New Roman" w:hAnsi="Times New Roman" w:cs="Times New Roman"/>
          <w:i/>
          <w:color w:val="000000"/>
          <w:sz w:val="24"/>
          <w:szCs w:val="24"/>
          <w:highlight w:val="white"/>
        </w:rPr>
        <w:t>Methods in Ecology and Evolution</w:t>
      </w:r>
      <w:r>
        <w:rPr>
          <w:rFonts w:ascii="Times New Roman" w:eastAsia="Times New Roman" w:hAnsi="Times New Roman" w:cs="Times New Roman"/>
          <w:color w:val="000000"/>
          <w:sz w:val="24"/>
          <w:szCs w:val="24"/>
          <w:highlight w:val="white"/>
        </w:rPr>
        <w:t>, 5, 90-98.</w:t>
      </w:r>
    </w:p>
    <w:p w14:paraId="00000137"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Dormann, C.F., </w:t>
      </w:r>
      <w:proofErr w:type="spellStart"/>
      <w:r>
        <w:rPr>
          <w:rFonts w:ascii="Times New Roman" w:eastAsia="Times New Roman" w:hAnsi="Times New Roman" w:cs="Times New Roman"/>
          <w:color w:val="000000"/>
          <w:sz w:val="24"/>
          <w:szCs w:val="24"/>
          <w:highlight w:val="white"/>
        </w:rPr>
        <w:t>Fründ</w:t>
      </w:r>
      <w:proofErr w:type="spellEnd"/>
      <w:r>
        <w:rPr>
          <w:rFonts w:ascii="Times New Roman" w:eastAsia="Times New Roman" w:hAnsi="Times New Roman" w:cs="Times New Roman"/>
          <w:color w:val="000000"/>
          <w:sz w:val="24"/>
          <w:szCs w:val="24"/>
          <w:highlight w:val="white"/>
        </w:rPr>
        <w:t xml:space="preserve">, J, &amp; Schaefer, H.M. (2017) Identifying causes of patterns in ecological networks: opportunities and limitations. </w:t>
      </w:r>
      <w:r>
        <w:rPr>
          <w:rFonts w:ascii="Times New Roman" w:eastAsia="Times New Roman" w:hAnsi="Times New Roman" w:cs="Times New Roman"/>
          <w:i/>
          <w:color w:val="000000"/>
          <w:sz w:val="24"/>
          <w:szCs w:val="24"/>
          <w:highlight w:val="white"/>
        </w:rPr>
        <w:t>Annual Review of Ecology, Evolution, and Systematics</w:t>
      </w:r>
      <w:r>
        <w:rPr>
          <w:rFonts w:ascii="Times New Roman" w:eastAsia="Times New Roman" w:hAnsi="Times New Roman" w:cs="Times New Roman"/>
          <w:color w:val="000000"/>
          <w:sz w:val="24"/>
          <w:szCs w:val="24"/>
          <w:highlight w:val="white"/>
        </w:rPr>
        <w:t>, 48, 559-584.</w:t>
      </w:r>
    </w:p>
    <w:p w14:paraId="00000138" w14:textId="77777777" w:rsidR="000E09D1" w:rsidRDefault="00000000">
      <w:pPr>
        <w:spacing w:line="48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Dormann, C.F., </w:t>
      </w:r>
      <w:proofErr w:type="spellStart"/>
      <w:r>
        <w:rPr>
          <w:rFonts w:ascii="Times New Roman" w:eastAsia="Times New Roman" w:hAnsi="Times New Roman" w:cs="Times New Roman"/>
          <w:color w:val="000000"/>
          <w:sz w:val="24"/>
          <w:szCs w:val="24"/>
          <w:highlight w:val="white"/>
        </w:rPr>
        <w:t>Fründ</w:t>
      </w:r>
      <w:proofErr w:type="spellEnd"/>
      <w:r>
        <w:rPr>
          <w:rFonts w:ascii="Times New Roman" w:eastAsia="Times New Roman" w:hAnsi="Times New Roman" w:cs="Times New Roman"/>
          <w:color w:val="000000"/>
          <w:sz w:val="24"/>
          <w:szCs w:val="24"/>
          <w:highlight w:val="white"/>
        </w:rPr>
        <w:t>, J., &amp; Gruber, B. (2022). bipartite: Visualizing bipartite networks and calculating some (ecological) indices. R package version 2.18.</w:t>
      </w:r>
    </w:p>
    <w:p w14:paraId="00000139" w14:textId="77777777" w:rsidR="000E09D1" w:rsidRPr="00F6747F" w:rsidRDefault="00000000">
      <w:pPr>
        <w:spacing w:line="480" w:lineRule="auto"/>
        <w:jc w:val="both"/>
        <w:rPr>
          <w:rFonts w:ascii="Times New Roman" w:eastAsia="Times New Roman" w:hAnsi="Times New Roman" w:cs="Times New Roman"/>
          <w:color w:val="000000"/>
          <w:sz w:val="24"/>
          <w:szCs w:val="24"/>
          <w:highlight w:val="white"/>
          <w:lang w:val="es-ES"/>
        </w:rPr>
      </w:pPr>
      <w:r>
        <w:rPr>
          <w:rFonts w:ascii="Times New Roman" w:eastAsia="Times New Roman" w:hAnsi="Times New Roman" w:cs="Times New Roman"/>
          <w:color w:val="000000"/>
          <w:sz w:val="24"/>
          <w:szCs w:val="24"/>
          <w:highlight w:val="white"/>
        </w:rPr>
        <w:t xml:space="preserve">Dunne, J.A., Williams, R.J., &amp; Martinez, N.D (2002) Network structure and biodiversity loss in food webs: robustness increases with </w:t>
      </w:r>
      <w:proofErr w:type="spellStart"/>
      <w:r>
        <w:rPr>
          <w:rFonts w:ascii="Times New Roman" w:eastAsia="Times New Roman" w:hAnsi="Times New Roman" w:cs="Times New Roman"/>
          <w:color w:val="000000"/>
          <w:sz w:val="24"/>
          <w:szCs w:val="24"/>
          <w:highlight w:val="white"/>
        </w:rPr>
        <w:t>connectance</w:t>
      </w:r>
      <w:proofErr w:type="spellEnd"/>
      <w:r>
        <w:rPr>
          <w:rFonts w:ascii="Times New Roman" w:eastAsia="Times New Roman" w:hAnsi="Times New Roman" w:cs="Times New Roman"/>
          <w:color w:val="000000"/>
          <w:sz w:val="24"/>
          <w:szCs w:val="24"/>
          <w:highlight w:val="white"/>
        </w:rPr>
        <w:t xml:space="preserve">. </w:t>
      </w:r>
      <w:r w:rsidRPr="00F6747F">
        <w:rPr>
          <w:rFonts w:ascii="Times New Roman" w:eastAsia="Times New Roman" w:hAnsi="Times New Roman" w:cs="Times New Roman"/>
          <w:i/>
          <w:color w:val="000000"/>
          <w:sz w:val="24"/>
          <w:szCs w:val="24"/>
          <w:highlight w:val="white"/>
          <w:lang w:val="es-ES"/>
        </w:rPr>
        <w:t>Ecology Letters</w:t>
      </w:r>
      <w:r w:rsidRPr="00F6747F">
        <w:rPr>
          <w:rFonts w:ascii="Times New Roman" w:eastAsia="Times New Roman" w:hAnsi="Times New Roman" w:cs="Times New Roman"/>
          <w:color w:val="000000"/>
          <w:sz w:val="24"/>
          <w:szCs w:val="24"/>
          <w:highlight w:val="white"/>
          <w:lang w:val="es-ES"/>
        </w:rPr>
        <w:t>, 5, 558-567.</w:t>
      </w:r>
    </w:p>
    <w:p w14:paraId="0000013A" w14:textId="77777777" w:rsidR="000E09D1" w:rsidRDefault="00000000">
      <w:pPr>
        <w:spacing w:line="480" w:lineRule="auto"/>
        <w:jc w:val="both"/>
        <w:rPr>
          <w:rFonts w:ascii="Times New Roman" w:eastAsia="Times New Roman" w:hAnsi="Times New Roman" w:cs="Times New Roman"/>
          <w:sz w:val="24"/>
          <w:szCs w:val="24"/>
        </w:rPr>
      </w:pPr>
      <w:r w:rsidRPr="00F6747F">
        <w:rPr>
          <w:rFonts w:ascii="Times New Roman" w:eastAsia="Times New Roman" w:hAnsi="Times New Roman" w:cs="Times New Roman"/>
          <w:sz w:val="24"/>
          <w:szCs w:val="24"/>
          <w:lang w:val="es-ES"/>
        </w:rPr>
        <w:t>Fernández-Olalla, M., Muñoz-Igualada, J., Martínez-Jauregui, M., Rodríguez-</w:t>
      </w:r>
      <w:proofErr w:type="gramStart"/>
      <w:r w:rsidRPr="00F6747F">
        <w:rPr>
          <w:rFonts w:ascii="Times New Roman" w:eastAsia="Times New Roman" w:hAnsi="Times New Roman" w:cs="Times New Roman"/>
          <w:sz w:val="24"/>
          <w:szCs w:val="24"/>
          <w:lang w:val="es-ES"/>
        </w:rPr>
        <w:t>Vigal,C.</w:t>
      </w:r>
      <w:proofErr w:type="gramEnd"/>
      <w:r w:rsidRPr="00F6747F">
        <w:rPr>
          <w:rFonts w:ascii="Times New Roman" w:eastAsia="Times New Roman" w:hAnsi="Times New Roman" w:cs="Times New Roman"/>
          <w:sz w:val="24"/>
          <w:szCs w:val="24"/>
          <w:lang w:val="es-ES"/>
        </w:rPr>
        <w:t xml:space="preserve">, San Miguel-Ayanz-A. </w:t>
      </w:r>
      <w:r>
        <w:rPr>
          <w:rFonts w:ascii="Times New Roman" w:eastAsia="Times New Roman" w:hAnsi="Times New Roman" w:cs="Times New Roman"/>
          <w:sz w:val="24"/>
          <w:szCs w:val="24"/>
        </w:rPr>
        <w:t xml:space="preserve">(2006) </w:t>
      </w:r>
      <w:proofErr w:type="spellStart"/>
      <w:r>
        <w:rPr>
          <w:rFonts w:ascii="Times New Roman" w:eastAsia="Times New Roman" w:hAnsi="Times New Roman" w:cs="Times New Roman"/>
          <w:sz w:val="24"/>
          <w:szCs w:val="24"/>
        </w:rPr>
        <w:t>Selección</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especies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efecto</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ciervo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Cervus elaphus</w:t>
      </w:r>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sobre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arbustedos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matorrales</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los</w:t>
      </w:r>
      <w:proofErr w:type="spellEnd"/>
      <w:r>
        <w:rPr>
          <w:rFonts w:ascii="Times New Roman" w:eastAsia="Times New Roman" w:hAnsi="Times New Roman" w:cs="Times New Roman"/>
          <w:sz w:val="24"/>
          <w:szCs w:val="24"/>
        </w:rPr>
        <w:t xml:space="preserve"> Montes de Toledo, España central. </w:t>
      </w:r>
      <w:proofErr w:type="spellStart"/>
      <w:r>
        <w:rPr>
          <w:rFonts w:ascii="Times New Roman" w:eastAsia="Times New Roman" w:hAnsi="Times New Roman" w:cs="Times New Roman"/>
          <w:i/>
          <w:sz w:val="24"/>
          <w:szCs w:val="24"/>
        </w:rPr>
        <w:t>Investigación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agraria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Sistemas</w:t>
      </w:r>
      <w:proofErr w:type="spellEnd"/>
      <w:r>
        <w:rPr>
          <w:rFonts w:ascii="Times New Roman" w:eastAsia="Times New Roman" w:hAnsi="Times New Roman" w:cs="Times New Roman"/>
          <w:i/>
          <w:sz w:val="24"/>
          <w:szCs w:val="24"/>
        </w:rPr>
        <w:t xml:space="preserve"> y </w:t>
      </w:r>
      <w:proofErr w:type="spellStart"/>
      <w:r>
        <w:rPr>
          <w:rFonts w:ascii="Times New Roman" w:eastAsia="Times New Roman" w:hAnsi="Times New Roman" w:cs="Times New Roman"/>
          <w:i/>
          <w:sz w:val="24"/>
          <w:szCs w:val="24"/>
        </w:rPr>
        <w:t>recursos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forestales</w:t>
      </w:r>
      <w:proofErr w:type="spellEnd"/>
      <w:r>
        <w:rPr>
          <w:rFonts w:ascii="Times New Roman" w:eastAsia="Times New Roman" w:hAnsi="Times New Roman" w:cs="Times New Roman"/>
          <w:sz w:val="24"/>
          <w:szCs w:val="24"/>
        </w:rPr>
        <w:t>, 15(3), 329-338.</w:t>
      </w:r>
    </w:p>
    <w:p w14:paraId="0000013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Fort, H., Vázquez, D.P., &amp; Lan, B.L. (2016) Abundance and generalization in mutualistic networks: solving the chicken-and-egg dilemma. </w:t>
      </w:r>
      <w:r>
        <w:rPr>
          <w:rFonts w:ascii="Times New Roman" w:eastAsia="Times New Roman" w:hAnsi="Times New Roman" w:cs="Times New Roman"/>
          <w:i/>
          <w:sz w:val="24"/>
          <w:szCs w:val="24"/>
        </w:rPr>
        <w:t>Ecology Letters</w:t>
      </w:r>
      <w:r>
        <w:rPr>
          <w:rFonts w:ascii="Times New Roman" w:eastAsia="Times New Roman" w:hAnsi="Times New Roman" w:cs="Times New Roman"/>
          <w:sz w:val="24"/>
          <w:szCs w:val="24"/>
        </w:rPr>
        <w:t>, 19, 4-11.</w:t>
      </w:r>
    </w:p>
    <w:p w14:paraId="0000013C"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Fretwell, S.D., &amp; Lucas, H.L. (1970) Territorial behavior and other factors influencing habitat distribution in birds. </w:t>
      </w:r>
      <w:r>
        <w:rPr>
          <w:rFonts w:ascii="Times New Roman" w:eastAsia="Times New Roman" w:hAnsi="Times New Roman" w:cs="Times New Roman"/>
          <w:i/>
          <w:sz w:val="24"/>
          <w:szCs w:val="24"/>
        </w:rPr>
        <w:t xml:space="preserve">Acta </w:t>
      </w:r>
      <w:proofErr w:type="spellStart"/>
      <w:r>
        <w:rPr>
          <w:rFonts w:ascii="Times New Roman" w:eastAsia="Times New Roman" w:hAnsi="Times New Roman" w:cs="Times New Roman"/>
          <w:i/>
          <w:sz w:val="24"/>
          <w:szCs w:val="24"/>
        </w:rPr>
        <w:t>Biotheoretica</w:t>
      </w:r>
      <w:proofErr w:type="spellEnd"/>
      <w:r>
        <w:rPr>
          <w:rFonts w:ascii="Times New Roman" w:eastAsia="Times New Roman" w:hAnsi="Times New Roman" w:cs="Times New Roman"/>
          <w:sz w:val="24"/>
          <w:szCs w:val="24"/>
        </w:rPr>
        <w:t>, 19, 16-36.</w:t>
      </w:r>
    </w:p>
    <w:p w14:paraId="0000013D"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Gill, R.M.A. (1992) A review of damage by mammals in north temperate forests: 1. Deer. </w:t>
      </w:r>
      <w:r>
        <w:rPr>
          <w:rFonts w:ascii="Times New Roman" w:eastAsia="Times New Roman" w:hAnsi="Times New Roman" w:cs="Times New Roman"/>
          <w:i/>
          <w:sz w:val="24"/>
          <w:szCs w:val="24"/>
        </w:rPr>
        <w:t>Forestry</w:t>
      </w:r>
      <w:r>
        <w:rPr>
          <w:rFonts w:ascii="Times New Roman" w:eastAsia="Times New Roman" w:hAnsi="Times New Roman" w:cs="Times New Roman"/>
          <w:sz w:val="24"/>
          <w:szCs w:val="24"/>
        </w:rPr>
        <w:t>, 65(2), 145-169.</w:t>
      </w:r>
    </w:p>
    <w:p w14:paraId="0000013E"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Gómez, J.M., </w:t>
      </w:r>
      <w:proofErr w:type="spellStart"/>
      <w:r>
        <w:rPr>
          <w:rFonts w:ascii="Times New Roman" w:eastAsia="Times New Roman" w:hAnsi="Times New Roman" w:cs="Times New Roman"/>
          <w:sz w:val="24"/>
          <w:szCs w:val="24"/>
        </w:rPr>
        <w:t>Perfectti</w:t>
      </w:r>
      <w:proofErr w:type="spellEnd"/>
      <w:r>
        <w:rPr>
          <w:rFonts w:ascii="Times New Roman" w:eastAsia="Times New Roman" w:hAnsi="Times New Roman" w:cs="Times New Roman"/>
          <w:sz w:val="24"/>
          <w:szCs w:val="24"/>
        </w:rPr>
        <w:t xml:space="preserve">, F., Bosch, J., &amp; Camacho, J.P.M. (2009) A geographic selection mosaic in a generalized plant–pollinator–herbivore system. </w:t>
      </w:r>
      <w:r>
        <w:rPr>
          <w:rFonts w:ascii="Times New Roman" w:eastAsia="Times New Roman" w:hAnsi="Times New Roman" w:cs="Times New Roman"/>
          <w:i/>
          <w:sz w:val="24"/>
          <w:szCs w:val="24"/>
        </w:rPr>
        <w:t>Ecological Monographs</w:t>
      </w:r>
      <w:r>
        <w:rPr>
          <w:rFonts w:ascii="Times New Roman" w:eastAsia="Times New Roman" w:hAnsi="Times New Roman" w:cs="Times New Roman"/>
          <w:sz w:val="24"/>
          <w:szCs w:val="24"/>
        </w:rPr>
        <w:t>, 79(2), 245-263.</w:t>
      </w:r>
    </w:p>
    <w:p w14:paraId="0000013F"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Goulnik</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Plantureux</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Dajoz</w:t>
      </w:r>
      <w:proofErr w:type="spellEnd"/>
      <w:r>
        <w:rPr>
          <w:rFonts w:ascii="Times New Roman" w:eastAsia="Times New Roman" w:hAnsi="Times New Roman" w:cs="Times New Roman"/>
          <w:sz w:val="24"/>
          <w:szCs w:val="24"/>
        </w:rPr>
        <w:t xml:space="preserve">, I., &amp; </w:t>
      </w:r>
      <w:proofErr w:type="spellStart"/>
      <w:r>
        <w:rPr>
          <w:rFonts w:ascii="Times New Roman" w:eastAsia="Times New Roman" w:hAnsi="Times New Roman" w:cs="Times New Roman"/>
          <w:sz w:val="24"/>
          <w:szCs w:val="24"/>
        </w:rPr>
        <w:t>Michelot</w:t>
      </w:r>
      <w:proofErr w:type="spellEnd"/>
      <w:r>
        <w:rPr>
          <w:rFonts w:ascii="Times New Roman" w:eastAsia="Times New Roman" w:hAnsi="Times New Roman" w:cs="Times New Roman"/>
          <w:sz w:val="24"/>
          <w:szCs w:val="24"/>
        </w:rPr>
        <w:t xml:space="preserve">-Antalik, A. (2021) Using matching trays to study the impacts of land-use intensification on plant-pollinator interactions in European grasslands: a review. </w:t>
      </w:r>
      <w:r>
        <w:rPr>
          <w:rFonts w:ascii="Times New Roman" w:eastAsia="Times New Roman" w:hAnsi="Times New Roman" w:cs="Times New Roman"/>
          <w:i/>
          <w:sz w:val="24"/>
          <w:szCs w:val="24"/>
        </w:rPr>
        <w:t>Insects</w:t>
      </w:r>
      <w:r>
        <w:rPr>
          <w:rFonts w:ascii="Times New Roman" w:eastAsia="Times New Roman" w:hAnsi="Times New Roman" w:cs="Times New Roman"/>
          <w:sz w:val="24"/>
          <w:szCs w:val="24"/>
        </w:rPr>
        <w:t>, 12, 680.</w:t>
      </w:r>
    </w:p>
    <w:p w14:paraId="00000140"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Grilli, J., Rogers, T., &amp; </w:t>
      </w:r>
      <w:proofErr w:type="spellStart"/>
      <w:r>
        <w:rPr>
          <w:rFonts w:ascii="Times New Roman" w:eastAsia="Times New Roman" w:hAnsi="Times New Roman" w:cs="Times New Roman"/>
          <w:sz w:val="24"/>
          <w:szCs w:val="24"/>
        </w:rPr>
        <w:t>Allesina</w:t>
      </w:r>
      <w:proofErr w:type="spellEnd"/>
      <w:r>
        <w:rPr>
          <w:rFonts w:ascii="Times New Roman" w:eastAsia="Times New Roman" w:hAnsi="Times New Roman" w:cs="Times New Roman"/>
          <w:sz w:val="24"/>
          <w:szCs w:val="24"/>
        </w:rPr>
        <w:t xml:space="preserve">, S. (2016) Modularity and stability in ecological communities. </w:t>
      </w:r>
      <w:r>
        <w:rPr>
          <w:rFonts w:ascii="Times New Roman" w:eastAsia="Times New Roman" w:hAnsi="Times New Roman" w:cs="Times New Roman"/>
          <w:i/>
          <w:sz w:val="24"/>
          <w:szCs w:val="24"/>
        </w:rPr>
        <w:t>Nature Communications</w:t>
      </w:r>
      <w:r>
        <w:rPr>
          <w:rFonts w:ascii="Times New Roman" w:eastAsia="Times New Roman" w:hAnsi="Times New Roman" w:cs="Times New Roman"/>
          <w:sz w:val="24"/>
          <w:szCs w:val="24"/>
        </w:rPr>
        <w:t>, 7, 12031.</w:t>
      </w:r>
    </w:p>
    <w:p w14:paraId="0000014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Guy, T.J., Hutchinson, M.C., </w:t>
      </w:r>
      <w:proofErr w:type="spellStart"/>
      <w:r>
        <w:rPr>
          <w:rFonts w:ascii="Times New Roman" w:eastAsia="Times New Roman" w:hAnsi="Times New Roman" w:cs="Times New Roman"/>
          <w:sz w:val="24"/>
          <w:szCs w:val="24"/>
        </w:rPr>
        <w:t>Baldock</w:t>
      </w:r>
      <w:proofErr w:type="spellEnd"/>
      <w:r>
        <w:rPr>
          <w:rFonts w:ascii="Times New Roman" w:eastAsia="Times New Roman" w:hAnsi="Times New Roman" w:cs="Times New Roman"/>
          <w:sz w:val="24"/>
          <w:szCs w:val="24"/>
        </w:rPr>
        <w:t xml:space="preserve">, K.C.R., Kayser, E., </w:t>
      </w:r>
      <w:proofErr w:type="spellStart"/>
      <w:r>
        <w:rPr>
          <w:rFonts w:ascii="Times New Roman" w:eastAsia="Times New Roman" w:hAnsi="Times New Roman" w:cs="Times New Roman"/>
          <w:sz w:val="24"/>
          <w:szCs w:val="24"/>
        </w:rPr>
        <w:t>Baiser</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Staniczenko</w:t>
      </w:r>
      <w:proofErr w:type="spellEnd"/>
      <w:r>
        <w:rPr>
          <w:rFonts w:ascii="Times New Roman" w:eastAsia="Times New Roman" w:hAnsi="Times New Roman" w:cs="Times New Roman"/>
          <w:sz w:val="24"/>
          <w:szCs w:val="24"/>
        </w:rPr>
        <w:t xml:space="preserve">, P.P.A., Goheen, J.R., Pringle, R.M., &amp; Palmer, T.M. (2021) Large herbivores transform plant-pollinator networks in an African savanna. </w:t>
      </w:r>
      <w:r>
        <w:rPr>
          <w:rFonts w:ascii="Times New Roman" w:eastAsia="Times New Roman" w:hAnsi="Times New Roman" w:cs="Times New Roman"/>
          <w:i/>
          <w:sz w:val="24"/>
          <w:szCs w:val="24"/>
        </w:rPr>
        <w:t>Current Biology</w:t>
      </w:r>
      <w:r>
        <w:rPr>
          <w:rFonts w:ascii="Times New Roman" w:eastAsia="Times New Roman" w:hAnsi="Times New Roman" w:cs="Times New Roman"/>
          <w:sz w:val="24"/>
          <w:szCs w:val="24"/>
        </w:rPr>
        <w:t>, 31, 2964-2971.</w:t>
      </w:r>
    </w:p>
    <w:p w14:paraId="00000142"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Hsieh, T.C., Ma, K.H., &amp; Chao, A. (2022) </w:t>
      </w:r>
      <w:proofErr w:type="spellStart"/>
      <w:r>
        <w:rPr>
          <w:rFonts w:ascii="Times New Roman" w:eastAsia="Times New Roman" w:hAnsi="Times New Roman" w:cs="Times New Roman"/>
          <w:sz w:val="24"/>
          <w:szCs w:val="24"/>
        </w:rPr>
        <w:t>iNEXT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iNterpolation</w:t>
      </w:r>
      <w:proofErr w:type="spellEnd"/>
      <w:r>
        <w:rPr>
          <w:rFonts w:ascii="Times New Roman" w:eastAsia="Times New Roman" w:hAnsi="Times New Roman" w:cs="Times New Roman"/>
          <w:sz w:val="24"/>
          <w:szCs w:val="24"/>
        </w:rPr>
        <w:t xml:space="preserve"> and Extrapolation for species diversity. R package version 3.0.0.</w:t>
      </w:r>
    </w:p>
    <w:p w14:paraId="0000014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Huntly, N. (1991) Herbivores and the dynamics of communities and ecosystems. </w:t>
      </w:r>
      <w:r>
        <w:rPr>
          <w:rFonts w:ascii="Times New Roman" w:eastAsia="Times New Roman" w:hAnsi="Times New Roman" w:cs="Times New Roman"/>
          <w:i/>
          <w:sz w:val="24"/>
          <w:szCs w:val="24"/>
        </w:rPr>
        <w:t>Annual Review of Ecology and Systematics</w:t>
      </w:r>
      <w:r>
        <w:rPr>
          <w:rFonts w:ascii="Times New Roman" w:eastAsia="Times New Roman" w:hAnsi="Times New Roman" w:cs="Times New Roman"/>
          <w:sz w:val="24"/>
          <w:szCs w:val="24"/>
        </w:rPr>
        <w:t>, 22, 477-503.</w:t>
      </w:r>
    </w:p>
    <w:p w14:paraId="00000144"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Hurlbert, S.H. (1971) The </w:t>
      </w:r>
      <w:proofErr w:type="spellStart"/>
      <w:r>
        <w:rPr>
          <w:rFonts w:ascii="Times New Roman" w:eastAsia="Times New Roman" w:hAnsi="Times New Roman" w:cs="Times New Roman"/>
          <w:sz w:val="24"/>
          <w:szCs w:val="24"/>
        </w:rPr>
        <w:t>nonconcept</w:t>
      </w:r>
      <w:proofErr w:type="spellEnd"/>
      <w:r>
        <w:rPr>
          <w:rFonts w:ascii="Times New Roman" w:eastAsia="Times New Roman" w:hAnsi="Times New Roman" w:cs="Times New Roman"/>
          <w:sz w:val="24"/>
          <w:szCs w:val="24"/>
        </w:rPr>
        <w:t xml:space="preserve"> of species diversity: A critique and alternative parameters.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52(4), 577-586.</w:t>
      </w:r>
    </w:p>
    <w:p w14:paraId="00000145"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Jerrentrup</w:t>
      </w:r>
      <w:proofErr w:type="spellEnd"/>
      <w:r>
        <w:rPr>
          <w:rFonts w:ascii="Times New Roman" w:eastAsia="Times New Roman" w:hAnsi="Times New Roman" w:cs="Times New Roman"/>
          <w:sz w:val="24"/>
          <w:szCs w:val="24"/>
        </w:rPr>
        <w:t>, J.S., Wrage-</w:t>
      </w:r>
      <w:proofErr w:type="spellStart"/>
      <w:r>
        <w:rPr>
          <w:rFonts w:ascii="Times New Roman" w:eastAsia="Times New Roman" w:hAnsi="Times New Roman" w:cs="Times New Roman"/>
          <w:sz w:val="24"/>
          <w:szCs w:val="24"/>
        </w:rPr>
        <w:t>Mönnig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Röver</w:t>
      </w:r>
      <w:proofErr w:type="spellEnd"/>
      <w:r>
        <w:rPr>
          <w:rFonts w:ascii="Times New Roman" w:eastAsia="Times New Roman" w:hAnsi="Times New Roman" w:cs="Times New Roman"/>
          <w:sz w:val="24"/>
          <w:szCs w:val="24"/>
        </w:rPr>
        <w:t xml:space="preserve">, K.-U., &amp; </w:t>
      </w:r>
      <w:proofErr w:type="spellStart"/>
      <w:r>
        <w:rPr>
          <w:rFonts w:ascii="Times New Roman" w:eastAsia="Times New Roman" w:hAnsi="Times New Roman" w:cs="Times New Roman"/>
          <w:sz w:val="24"/>
          <w:szCs w:val="24"/>
        </w:rPr>
        <w:t>Isselstein</w:t>
      </w:r>
      <w:proofErr w:type="spellEnd"/>
      <w:r>
        <w:rPr>
          <w:rFonts w:ascii="Times New Roman" w:eastAsia="Times New Roman" w:hAnsi="Times New Roman" w:cs="Times New Roman"/>
          <w:sz w:val="24"/>
          <w:szCs w:val="24"/>
        </w:rPr>
        <w:t xml:space="preserve">, J. (2014) Grazing intensity affects insect diversity via sward structure and heterogeneity in a long-term experiment. </w:t>
      </w:r>
      <w:r>
        <w:rPr>
          <w:rFonts w:ascii="Times New Roman" w:eastAsia="Times New Roman" w:hAnsi="Times New Roman" w:cs="Times New Roman"/>
          <w:i/>
          <w:sz w:val="24"/>
          <w:szCs w:val="24"/>
        </w:rPr>
        <w:t>Journal of Applied Ecology</w:t>
      </w:r>
      <w:r>
        <w:rPr>
          <w:rFonts w:ascii="Times New Roman" w:eastAsia="Times New Roman" w:hAnsi="Times New Roman" w:cs="Times New Roman"/>
          <w:sz w:val="24"/>
          <w:szCs w:val="24"/>
        </w:rPr>
        <w:t>, 51, 968-977.</w:t>
      </w:r>
    </w:p>
    <w:p w14:paraId="00000146" w14:textId="77777777" w:rsidR="000E09D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Kie, J.G., &amp; Bowyer, R.T. (1999) Sexual segregation in white-tailed deer: density-dependent changes in use of space, habitat selection, and dietary niche. </w:t>
      </w:r>
      <w:r>
        <w:rPr>
          <w:rFonts w:ascii="Times New Roman" w:eastAsia="Times New Roman" w:hAnsi="Times New Roman" w:cs="Times New Roman"/>
          <w:i/>
          <w:sz w:val="24"/>
          <w:szCs w:val="24"/>
        </w:rPr>
        <w:t>Journal of Mammalogy</w:t>
      </w:r>
      <w:r>
        <w:rPr>
          <w:rFonts w:ascii="Times New Roman" w:eastAsia="Times New Roman" w:hAnsi="Times New Roman" w:cs="Times New Roman"/>
          <w:sz w:val="24"/>
          <w:szCs w:val="24"/>
        </w:rPr>
        <w:t>, 80(3), 1004-1020.</w:t>
      </w:r>
    </w:p>
    <w:p w14:paraId="00000147"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Kruess</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Tscharntke</w:t>
      </w:r>
      <w:proofErr w:type="spellEnd"/>
      <w:r>
        <w:rPr>
          <w:rFonts w:ascii="Times New Roman" w:eastAsia="Times New Roman" w:hAnsi="Times New Roman" w:cs="Times New Roman"/>
          <w:sz w:val="24"/>
          <w:szCs w:val="24"/>
        </w:rPr>
        <w:t xml:space="preserve">, T. (2002) Grazing intensity and the diversity of grasshoppers, butterflies, and trap-nesting bees and wasps.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16(6), 1570-1580.</w:t>
      </w:r>
    </w:p>
    <w:p w14:paraId="0000014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Lázaro, A., </w:t>
      </w:r>
      <w:proofErr w:type="spellStart"/>
      <w:r>
        <w:rPr>
          <w:rFonts w:ascii="Times New Roman" w:eastAsia="Times New Roman" w:hAnsi="Times New Roman" w:cs="Times New Roman"/>
          <w:sz w:val="24"/>
          <w:szCs w:val="24"/>
        </w:rPr>
        <w:t>Tscheulin</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Devalez</w:t>
      </w:r>
      <w:proofErr w:type="spellEnd"/>
      <w:r>
        <w:rPr>
          <w:rFonts w:ascii="Times New Roman" w:eastAsia="Times New Roman" w:hAnsi="Times New Roman" w:cs="Times New Roman"/>
          <w:sz w:val="24"/>
          <w:szCs w:val="24"/>
        </w:rPr>
        <w:t xml:space="preserve">, J., Nakas, G., &amp; </w:t>
      </w:r>
      <w:proofErr w:type="spellStart"/>
      <w:r>
        <w:rPr>
          <w:rFonts w:ascii="Times New Roman" w:eastAsia="Times New Roman" w:hAnsi="Times New Roman" w:cs="Times New Roman"/>
          <w:sz w:val="24"/>
          <w:szCs w:val="24"/>
        </w:rPr>
        <w:t>Petanidou</w:t>
      </w:r>
      <w:proofErr w:type="spellEnd"/>
      <w:r>
        <w:rPr>
          <w:rFonts w:ascii="Times New Roman" w:eastAsia="Times New Roman" w:hAnsi="Times New Roman" w:cs="Times New Roman"/>
          <w:sz w:val="24"/>
          <w:szCs w:val="24"/>
        </w:rPr>
        <w:t xml:space="preserve">, T. (2016a) Effects of grazing intensity on pollinator abundance and diversity, and on pollination services. </w:t>
      </w:r>
      <w:r>
        <w:rPr>
          <w:rFonts w:ascii="Times New Roman" w:eastAsia="Times New Roman" w:hAnsi="Times New Roman" w:cs="Times New Roman"/>
          <w:i/>
          <w:sz w:val="24"/>
          <w:szCs w:val="24"/>
        </w:rPr>
        <w:t>Ecological Entomology</w:t>
      </w:r>
      <w:r>
        <w:rPr>
          <w:rFonts w:ascii="Times New Roman" w:eastAsia="Times New Roman" w:hAnsi="Times New Roman" w:cs="Times New Roman"/>
          <w:sz w:val="24"/>
          <w:szCs w:val="24"/>
        </w:rPr>
        <w:t>, 41, 400-412.</w:t>
      </w:r>
    </w:p>
    <w:p w14:paraId="0000014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Lázaro, A., </w:t>
      </w:r>
      <w:proofErr w:type="spellStart"/>
      <w:r>
        <w:rPr>
          <w:rFonts w:ascii="Times New Roman" w:eastAsia="Times New Roman" w:hAnsi="Times New Roman" w:cs="Times New Roman"/>
          <w:sz w:val="24"/>
          <w:szCs w:val="24"/>
        </w:rPr>
        <w:t>Tscheulin</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Devalez</w:t>
      </w:r>
      <w:proofErr w:type="spellEnd"/>
      <w:r>
        <w:rPr>
          <w:rFonts w:ascii="Times New Roman" w:eastAsia="Times New Roman" w:hAnsi="Times New Roman" w:cs="Times New Roman"/>
          <w:sz w:val="24"/>
          <w:szCs w:val="24"/>
        </w:rPr>
        <w:t xml:space="preserve">, J., Nakas, G., </w:t>
      </w:r>
      <w:proofErr w:type="spellStart"/>
      <w:r>
        <w:rPr>
          <w:rFonts w:ascii="Times New Roman" w:eastAsia="Times New Roman" w:hAnsi="Times New Roman" w:cs="Times New Roman"/>
          <w:sz w:val="24"/>
          <w:szCs w:val="24"/>
        </w:rPr>
        <w:t>Stefanaki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Hanlidou</w:t>
      </w:r>
      <w:proofErr w:type="spellEnd"/>
      <w:r>
        <w:rPr>
          <w:rFonts w:ascii="Times New Roman" w:eastAsia="Times New Roman" w:hAnsi="Times New Roman" w:cs="Times New Roman"/>
          <w:sz w:val="24"/>
          <w:szCs w:val="24"/>
        </w:rPr>
        <w:t xml:space="preserve">, E., &amp; </w:t>
      </w:r>
      <w:proofErr w:type="spellStart"/>
      <w:r>
        <w:rPr>
          <w:rFonts w:ascii="Times New Roman" w:eastAsia="Times New Roman" w:hAnsi="Times New Roman" w:cs="Times New Roman"/>
          <w:sz w:val="24"/>
          <w:szCs w:val="24"/>
        </w:rPr>
        <w:t>Petanidou</w:t>
      </w:r>
      <w:proofErr w:type="spellEnd"/>
      <w:r>
        <w:rPr>
          <w:rFonts w:ascii="Times New Roman" w:eastAsia="Times New Roman" w:hAnsi="Times New Roman" w:cs="Times New Roman"/>
          <w:sz w:val="24"/>
          <w:szCs w:val="24"/>
        </w:rPr>
        <w:t xml:space="preserve">, T. (2016b) Moderation is best: effects of grazing intensity on plant-flower visitor networks in Mediterranean communities. </w:t>
      </w:r>
      <w:r>
        <w:rPr>
          <w:rFonts w:ascii="Times New Roman" w:eastAsia="Times New Roman" w:hAnsi="Times New Roman" w:cs="Times New Roman"/>
          <w:i/>
          <w:sz w:val="24"/>
          <w:szCs w:val="24"/>
        </w:rPr>
        <w:t>Ecological Applications</w:t>
      </w:r>
      <w:r>
        <w:rPr>
          <w:rFonts w:ascii="Times New Roman" w:eastAsia="Times New Roman" w:hAnsi="Times New Roman" w:cs="Times New Roman"/>
          <w:sz w:val="24"/>
          <w:szCs w:val="24"/>
        </w:rPr>
        <w:t>, 26(3), 796-807.</w:t>
      </w:r>
    </w:p>
    <w:p w14:paraId="0000014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Lázaro, A., &amp; Gómez-Martínez, C. (2022) Habitat loss increases seasonal interaction rewiring in plant-pollinator networks.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36, 2673-2684.</w:t>
      </w:r>
    </w:p>
    <w:p w14:paraId="0000014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Lenth, R.V. (2023) </w:t>
      </w:r>
      <w:proofErr w:type="spellStart"/>
      <w:r>
        <w:rPr>
          <w:rFonts w:ascii="Times New Roman" w:eastAsia="Times New Roman" w:hAnsi="Times New Roman" w:cs="Times New Roman"/>
          <w:sz w:val="24"/>
          <w:szCs w:val="24"/>
        </w:rPr>
        <w:t>emmeans</w:t>
      </w:r>
      <w:proofErr w:type="spellEnd"/>
      <w:r>
        <w:rPr>
          <w:rFonts w:ascii="Times New Roman" w:eastAsia="Times New Roman" w:hAnsi="Times New Roman" w:cs="Times New Roman"/>
          <w:sz w:val="24"/>
          <w:szCs w:val="24"/>
        </w:rPr>
        <w:t xml:space="preserve">: Estimated Marginal Means, aka Least-Squares Means. R package version 1.8.7. </w:t>
      </w:r>
    </w:p>
    <w:p w14:paraId="0000014C" w14:textId="77777777" w:rsidR="000E09D1" w:rsidRDefault="00000000">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Martinez Arbizu, P. (2020) </w:t>
      </w:r>
      <w:proofErr w:type="spellStart"/>
      <w:r>
        <w:rPr>
          <w:rFonts w:ascii="Times New Roman" w:eastAsia="Times New Roman" w:hAnsi="Times New Roman" w:cs="Times New Roman"/>
          <w:sz w:val="24"/>
          <w:szCs w:val="24"/>
        </w:rPr>
        <w:t>pairwiseAdonis</w:t>
      </w:r>
      <w:proofErr w:type="spellEnd"/>
      <w:r>
        <w:rPr>
          <w:rFonts w:ascii="Times New Roman" w:eastAsia="Times New Roman" w:hAnsi="Times New Roman" w:cs="Times New Roman"/>
          <w:sz w:val="24"/>
          <w:szCs w:val="24"/>
        </w:rPr>
        <w:t>: Pairwise multilevel comparison using adonis. R package version 0.4</w:t>
      </w:r>
    </w:p>
    <w:p w14:paraId="0000014D"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Mayer, C., Soka, G., &amp; Picker, M. (2006) The importance of monkey beetle (</w:t>
      </w:r>
      <w:proofErr w:type="spellStart"/>
      <w:r>
        <w:rPr>
          <w:rFonts w:ascii="Times New Roman" w:eastAsia="Times New Roman" w:hAnsi="Times New Roman" w:cs="Times New Roman"/>
          <w:sz w:val="24"/>
          <w:szCs w:val="24"/>
        </w:rPr>
        <w:t>Scarabeidae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Hopliini</w:t>
      </w:r>
      <w:proofErr w:type="spellEnd"/>
      <w:r>
        <w:rPr>
          <w:rFonts w:ascii="Times New Roman" w:eastAsia="Times New Roman" w:hAnsi="Times New Roman" w:cs="Times New Roman"/>
          <w:sz w:val="24"/>
          <w:szCs w:val="24"/>
        </w:rPr>
        <w:t xml:space="preserve">) pollination for Aizoaceae and Asteraceae in grazed and ungrazed areas at </w:t>
      </w:r>
      <w:proofErr w:type="spellStart"/>
      <w:r>
        <w:rPr>
          <w:rFonts w:ascii="Times New Roman" w:eastAsia="Times New Roman" w:hAnsi="Times New Roman" w:cs="Times New Roman"/>
          <w:sz w:val="24"/>
          <w:szCs w:val="24"/>
        </w:rPr>
        <w:t>Paulshoek</w:t>
      </w:r>
      <w:proofErr w:type="spellEnd"/>
      <w:r>
        <w:rPr>
          <w:rFonts w:ascii="Times New Roman" w:eastAsia="Times New Roman" w:hAnsi="Times New Roman" w:cs="Times New Roman"/>
          <w:sz w:val="24"/>
          <w:szCs w:val="24"/>
        </w:rPr>
        <w:t xml:space="preserve">, Succulent Karoo, South Africa. </w:t>
      </w:r>
      <w:r>
        <w:rPr>
          <w:rFonts w:ascii="Times New Roman" w:eastAsia="Times New Roman" w:hAnsi="Times New Roman" w:cs="Times New Roman"/>
          <w:i/>
          <w:sz w:val="24"/>
          <w:szCs w:val="24"/>
        </w:rPr>
        <w:t>Journal of Insect Conservation</w:t>
      </w:r>
      <w:r>
        <w:rPr>
          <w:rFonts w:ascii="Times New Roman" w:eastAsia="Times New Roman" w:hAnsi="Times New Roman" w:cs="Times New Roman"/>
          <w:sz w:val="24"/>
          <w:szCs w:val="24"/>
        </w:rPr>
        <w:t>, 10, 323-333.</w:t>
      </w:r>
    </w:p>
    <w:p w14:paraId="0000014E"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Memmott, J., Waser, N.M., &amp; Price, M.V. (2004) Tolerance of pollination networks to species extinctions. </w:t>
      </w:r>
      <w:r>
        <w:rPr>
          <w:rFonts w:ascii="Times New Roman" w:eastAsia="Times New Roman" w:hAnsi="Times New Roman" w:cs="Times New Roman"/>
          <w:i/>
          <w:sz w:val="24"/>
          <w:szCs w:val="24"/>
        </w:rPr>
        <w:t>Proceedings of the Royal Society of London B. Biological Sciences</w:t>
      </w:r>
      <w:r>
        <w:rPr>
          <w:rFonts w:ascii="Times New Roman" w:eastAsia="Times New Roman" w:hAnsi="Times New Roman" w:cs="Times New Roman"/>
          <w:sz w:val="24"/>
          <w:szCs w:val="24"/>
        </w:rPr>
        <w:t>, 271(1557), 2605-2611.</w:t>
      </w:r>
    </w:p>
    <w:p w14:paraId="0000014F" w14:textId="77777777" w:rsidR="000E09D1" w:rsidRPr="00F6747F" w:rsidRDefault="00000000">
      <w:pPr>
        <w:spacing w:line="480" w:lineRule="auto"/>
        <w:jc w:val="both"/>
        <w:rPr>
          <w:rFonts w:ascii="Times New Roman" w:eastAsia="Times New Roman" w:hAnsi="Times New Roman" w:cs="Times New Roman"/>
          <w:sz w:val="24"/>
          <w:szCs w:val="24"/>
          <w:lang w:val="es-ES"/>
        </w:rPr>
      </w:pPr>
      <w:proofErr w:type="spellStart"/>
      <w:r>
        <w:rPr>
          <w:rFonts w:ascii="Times New Roman" w:eastAsia="Times New Roman" w:hAnsi="Times New Roman" w:cs="Times New Roman"/>
          <w:sz w:val="24"/>
          <w:szCs w:val="24"/>
        </w:rPr>
        <w:t>Mobæk</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Mysterud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Loe</w:t>
      </w:r>
      <w:proofErr w:type="spellEnd"/>
      <w:r>
        <w:rPr>
          <w:rFonts w:ascii="Times New Roman" w:eastAsia="Times New Roman" w:hAnsi="Times New Roman" w:cs="Times New Roman"/>
          <w:sz w:val="24"/>
          <w:szCs w:val="24"/>
        </w:rPr>
        <w:t xml:space="preserve">, L.E., Holand, Ø., Austrheim, G. (2009) Density dependent and temporal variability in habitat selection by a large herbivore; an experimental approach. </w:t>
      </w:r>
      <w:r w:rsidRPr="00F6747F">
        <w:rPr>
          <w:rFonts w:ascii="Times New Roman" w:eastAsia="Times New Roman" w:hAnsi="Times New Roman" w:cs="Times New Roman"/>
          <w:i/>
          <w:sz w:val="24"/>
          <w:szCs w:val="24"/>
          <w:lang w:val="es-ES"/>
        </w:rPr>
        <w:t>Oikos</w:t>
      </w:r>
      <w:r w:rsidRPr="00F6747F">
        <w:rPr>
          <w:rFonts w:ascii="Times New Roman" w:eastAsia="Times New Roman" w:hAnsi="Times New Roman" w:cs="Times New Roman"/>
          <w:sz w:val="24"/>
          <w:szCs w:val="24"/>
          <w:lang w:val="es-ES"/>
        </w:rPr>
        <w:t>, 118, 209-218.</w:t>
      </w:r>
    </w:p>
    <w:p w14:paraId="00000150" w14:textId="77777777" w:rsidR="000E09D1" w:rsidRDefault="00000000">
      <w:pPr>
        <w:spacing w:line="480" w:lineRule="auto"/>
        <w:jc w:val="both"/>
        <w:rPr>
          <w:rFonts w:ascii="Times New Roman" w:eastAsia="Times New Roman" w:hAnsi="Times New Roman" w:cs="Times New Roman"/>
          <w:sz w:val="28"/>
          <w:szCs w:val="28"/>
        </w:rPr>
      </w:pPr>
      <w:r w:rsidRPr="00F6747F">
        <w:rPr>
          <w:rFonts w:ascii="Times New Roman" w:eastAsia="Times New Roman" w:hAnsi="Times New Roman" w:cs="Times New Roman"/>
          <w:sz w:val="24"/>
          <w:szCs w:val="24"/>
          <w:lang w:val="es-ES"/>
        </w:rPr>
        <w:t xml:space="preserve">Morales‐Molino, C., Tinner, W., Perea, R., Carrión, J. S., Colombaroli, D., Valbuena‐Carabaña, M., Zafra, E., &amp; Gil, L. (2019). </w:t>
      </w:r>
      <w:r>
        <w:rPr>
          <w:rFonts w:ascii="Times New Roman" w:eastAsia="Times New Roman" w:hAnsi="Times New Roman" w:cs="Times New Roman"/>
          <w:sz w:val="24"/>
          <w:szCs w:val="24"/>
        </w:rPr>
        <w:t xml:space="preserve">Unprecedented herbivory threatens rear‐edge populations of Betula in southwestern Eurasia.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100(11), e02833.</w:t>
      </w:r>
    </w:p>
    <w:p w14:paraId="00000151"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Mysterud</w:t>
      </w:r>
      <w:proofErr w:type="spellEnd"/>
      <w:r>
        <w:rPr>
          <w:rFonts w:ascii="Times New Roman" w:eastAsia="Times New Roman" w:hAnsi="Times New Roman" w:cs="Times New Roman"/>
          <w:sz w:val="24"/>
          <w:szCs w:val="24"/>
        </w:rPr>
        <w:t xml:space="preserve">, A. (2006) The concept of overgrazing and its role in management of large herbivores. </w:t>
      </w:r>
      <w:r>
        <w:rPr>
          <w:rFonts w:ascii="Times New Roman" w:eastAsia="Times New Roman" w:hAnsi="Times New Roman" w:cs="Times New Roman"/>
          <w:i/>
          <w:sz w:val="24"/>
          <w:szCs w:val="24"/>
        </w:rPr>
        <w:t>Wildlife Biology</w:t>
      </w:r>
      <w:r>
        <w:rPr>
          <w:rFonts w:ascii="Times New Roman" w:eastAsia="Times New Roman" w:hAnsi="Times New Roman" w:cs="Times New Roman"/>
          <w:sz w:val="24"/>
          <w:szCs w:val="24"/>
        </w:rPr>
        <w:t>, 12(2), 129-141.</w:t>
      </w:r>
    </w:p>
    <w:p w14:paraId="00000152"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Noreika, N., </w:t>
      </w:r>
      <w:proofErr w:type="spellStart"/>
      <w:r>
        <w:rPr>
          <w:rFonts w:ascii="Times New Roman" w:eastAsia="Times New Roman" w:hAnsi="Times New Roman" w:cs="Times New Roman"/>
          <w:sz w:val="24"/>
          <w:szCs w:val="24"/>
        </w:rPr>
        <w:t>Bartomeus</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Winsa</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Bommarco</w:t>
      </w:r>
      <w:proofErr w:type="spellEnd"/>
      <w:r>
        <w:rPr>
          <w:rFonts w:ascii="Times New Roman" w:eastAsia="Times New Roman" w:hAnsi="Times New Roman" w:cs="Times New Roman"/>
          <w:sz w:val="24"/>
          <w:szCs w:val="24"/>
        </w:rPr>
        <w:t xml:space="preserve">, R., &amp; </w:t>
      </w:r>
      <w:proofErr w:type="spellStart"/>
      <w:r>
        <w:rPr>
          <w:rFonts w:ascii="Times New Roman" w:eastAsia="Times New Roman" w:hAnsi="Times New Roman" w:cs="Times New Roman"/>
          <w:sz w:val="24"/>
          <w:szCs w:val="24"/>
        </w:rPr>
        <w:t>Ökinger</w:t>
      </w:r>
      <w:proofErr w:type="spellEnd"/>
      <w:r>
        <w:rPr>
          <w:rFonts w:ascii="Times New Roman" w:eastAsia="Times New Roman" w:hAnsi="Times New Roman" w:cs="Times New Roman"/>
          <w:sz w:val="24"/>
          <w:szCs w:val="24"/>
        </w:rPr>
        <w:t xml:space="preserve">, E. (2019) Pollinator foraging flexibility mediates rapid plant-pollinator network restoration in semi-natural grasslands.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9, 15473.</w:t>
      </w:r>
    </w:p>
    <w:p w14:paraId="0000015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Oksanen, J. F. et al. (2022). vegan: Community Ecology Package. R package version 2.6-4. </w:t>
      </w:r>
    </w:p>
    <w:p w14:paraId="00000154"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Oleques</w:t>
      </w:r>
      <w:proofErr w:type="spellEnd"/>
      <w:r>
        <w:rPr>
          <w:rFonts w:ascii="Times New Roman" w:eastAsia="Times New Roman" w:hAnsi="Times New Roman" w:cs="Times New Roman"/>
          <w:sz w:val="24"/>
          <w:szCs w:val="24"/>
        </w:rPr>
        <w:t xml:space="preserve">, S.S., </w:t>
      </w:r>
      <w:proofErr w:type="spellStart"/>
      <w:r>
        <w:rPr>
          <w:rFonts w:ascii="Times New Roman" w:eastAsia="Times New Roman" w:hAnsi="Times New Roman" w:cs="Times New Roman"/>
          <w:sz w:val="24"/>
          <w:szCs w:val="24"/>
        </w:rPr>
        <w:t>Vizentin-Bugoni</w:t>
      </w:r>
      <w:proofErr w:type="spellEnd"/>
      <w:r>
        <w:rPr>
          <w:rFonts w:ascii="Times New Roman" w:eastAsia="Times New Roman" w:hAnsi="Times New Roman" w:cs="Times New Roman"/>
          <w:sz w:val="24"/>
          <w:szCs w:val="24"/>
        </w:rPr>
        <w:t xml:space="preserve">, J., &amp; Overbeck, G.E. (2019) Influence of grazing intensity on patterns and structuring processes in plant-pollinator networks in a subtropical grassland. </w:t>
      </w:r>
      <w:r>
        <w:rPr>
          <w:rFonts w:ascii="Times New Roman" w:eastAsia="Times New Roman" w:hAnsi="Times New Roman" w:cs="Times New Roman"/>
          <w:i/>
          <w:sz w:val="24"/>
          <w:szCs w:val="24"/>
        </w:rPr>
        <w:t>Arthropod-Plant Interactions</w:t>
      </w:r>
      <w:r>
        <w:rPr>
          <w:rFonts w:ascii="Times New Roman" w:eastAsia="Times New Roman" w:hAnsi="Times New Roman" w:cs="Times New Roman"/>
          <w:sz w:val="24"/>
          <w:szCs w:val="24"/>
        </w:rPr>
        <w:t>, 13, 757-770.</w:t>
      </w:r>
    </w:p>
    <w:p w14:paraId="00000155"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Olesen, J. M., </w:t>
      </w:r>
      <w:proofErr w:type="spellStart"/>
      <w:r>
        <w:rPr>
          <w:rFonts w:ascii="Times New Roman" w:eastAsia="Times New Roman" w:hAnsi="Times New Roman" w:cs="Times New Roman"/>
          <w:sz w:val="24"/>
          <w:szCs w:val="24"/>
        </w:rPr>
        <w:t>Bascompte</w:t>
      </w:r>
      <w:proofErr w:type="spellEnd"/>
      <w:r>
        <w:rPr>
          <w:rFonts w:ascii="Times New Roman" w:eastAsia="Times New Roman" w:hAnsi="Times New Roman" w:cs="Times New Roman"/>
          <w:sz w:val="24"/>
          <w:szCs w:val="24"/>
        </w:rPr>
        <w:t xml:space="preserve">, J., Dupont, Y. L., &amp; Jordano, P. (2007) The modularity of pollination networks. </w:t>
      </w:r>
      <w:r>
        <w:rPr>
          <w:rFonts w:ascii="Times New Roman" w:eastAsia="Times New Roman" w:hAnsi="Times New Roman" w:cs="Times New Roman"/>
          <w:i/>
          <w:sz w:val="24"/>
          <w:szCs w:val="24"/>
        </w:rPr>
        <w:t>Proceedings of the National Academy of Sciences</w:t>
      </w:r>
      <w:r>
        <w:rPr>
          <w:rFonts w:ascii="Times New Roman" w:eastAsia="Times New Roman" w:hAnsi="Times New Roman" w:cs="Times New Roman"/>
          <w:sz w:val="24"/>
          <w:szCs w:val="24"/>
        </w:rPr>
        <w:t xml:space="preserve">, 104(50), 19891-19896. </w:t>
      </w:r>
    </w:p>
    <w:p w14:paraId="00000156"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Patefield, W.M. (1981) Algorithm AS 159: An efficient method for generating r x c tables with given row and column totals. </w:t>
      </w:r>
      <w:r>
        <w:rPr>
          <w:rFonts w:ascii="Times New Roman" w:eastAsia="Times New Roman" w:hAnsi="Times New Roman" w:cs="Times New Roman"/>
          <w:i/>
          <w:sz w:val="24"/>
          <w:szCs w:val="24"/>
        </w:rPr>
        <w:t>Journal of the Royal Statistical Society. Series C (Applied Statistics)</w:t>
      </w:r>
      <w:r>
        <w:rPr>
          <w:rFonts w:ascii="Times New Roman" w:eastAsia="Times New Roman" w:hAnsi="Times New Roman" w:cs="Times New Roman"/>
          <w:sz w:val="24"/>
          <w:szCs w:val="24"/>
        </w:rPr>
        <w:t>, 30(1), 91-97.</w:t>
      </w:r>
    </w:p>
    <w:p w14:paraId="00000157" w14:textId="77777777" w:rsidR="000E09D1" w:rsidRDefault="00000000">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Peláez, M., San Miguel, A., Rodríguez-</w:t>
      </w:r>
      <w:proofErr w:type="spellStart"/>
      <w:r>
        <w:rPr>
          <w:rFonts w:ascii="Times New Roman" w:eastAsia="Times New Roman" w:hAnsi="Times New Roman" w:cs="Times New Roman"/>
          <w:sz w:val="24"/>
          <w:szCs w:val="24"/>
        </w:rPr>
        <w:t>Vigal</w:t>
      </w:r>
      <w:proofErr w:type="spellEnd"/>
      <w:r>
        <w:rPr>
          <w:rFonts w:ascii="Times New Roman" w:eastAsia="Times New Roman" w:hAnsi="Times New Roman" w:cs="Times New Roman"/>
          <w:sz w:val="24"/>
          <w:szCs w:val="24"/>
        </w:rPr>
        <w:t xml:space="preserve">, C., &amp; Perea, R. (2017) Climate, female traits and population features as drivers of breeding timing in Mediterranean red deer populations. </w:t>
      </w:r>
      <w:r>
        <w:rPr>
          <w:rFonts w:ascii="Times New Roman" w:eastAsia="Times New Roman" w:hAnsi="Times New Roman" w:cs="Times New Roman"/>
          <w:i/>
          <w:sz w:val="24"/>
          <w:szCs w:val="24"/>
        </w:rPr>
        <w:t>Integrative Zoology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12</w:t>
      </w:r>
      <w:r>
        <w:rPr>
          <w:rFonts w:ascii="Times New Roman" w:eastAsia="Times New Roman" w:hAnsi="Times New Roman" w:cs="Times New Roman"/>
          <w:sz w:val="24"/>
          <w:szCs w:val="24"/>
        </w:rPr>
        <w:t>(5), 396-408.</w:t>
      </w:r>
    </w:p>
    <w:p w14:paraId="0000015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Peláez, M., Perea, R., Díaz, M., San Miguel, A., Rodríguez‐</w:t>
      </w:r>
      <w:proofErr w:type="spellStart"/>
      <w:r>
        <w:rPr>
          <w:rFonts w:ascii="Times New Roman" w:eastAsia="Times New Roman" w:hAnsi="Times New Roman" w:cs="Times New Roman"/>
          <w:sz w:val="24"/>
          <w:szCs w:val="24"/>
        </w:rPr>
        <w:t>Vigal</w:t>
      </w:r>
      <w:proofErr w:type="spellEnd"/>
      <w:r>
        <w:rPr>
          <w:rFonts w:ascii="Times New Roman" w:eastAsia="Times New Roman" w:hAnsi="Times New Roman" w:cs="Times New Roman"/>
          <w:sz w:val="24"/>
          <w:szCs w:val="24"/>
        </w:rPr>
        <w:t xml:space="preserve">, C., &amp; Côté, S.D. (2018) Use of cast antlers to assess antler size variation in red deer populations: effects of mast seeding, climate and population features in Mediterranean environments. </w:t>
      </w:r>
      <w:r>
        <w:rPr>
          <w:rFonts w:ascii="Times New Roman" w:eastAsia="Times New Roman" w:hAnsi="Times New Roman" w:cs="Times New Roman"/>
          <w:i/>
          <w:sz w:val="24"/>
          <w:szCs w:val="24"/>
        </w:rPr>
        <w:t>Journal of Zoology</w:t>
      </w:r>
      <w:r>
        <w:rPr>
          <w:rFonts w:ascii="Times New Roman" w:eastAsia="Times New Roman" w:hAnsi="Times New Roman" w:cs="Times New Roman"/>
          <w:sz w:val="24"/>
          <w:szCs w:val="24"/>
        </w:rPr>
        <w:t>, 306(1), 8-15.</w:t>
      </w:r>
    </w:p>
    <w:p w14:paraId="0000015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Perea, R., </w:t>
      </w:r>
      <w:proofErr w:type="spellStart"/>
      <w:r>
        <w:rPr>
          <w:rFonts w:ascii="Times New Roman" w:eastAsia="Times New Roman" w:hAnsi="Times New Roman" w:cs="Times New Roman"/>
          <w:sz w:val="24"/>
          <w:szCs w:val="24"/>
        </w:rPr>
        <w:t>Girardello</w:t>
      </w:r>
      <w:proofErr w:type="spellEnd"/>
      <w:r>
        <w:rPr>
          <w:rFonts w:ascii="Times New Roman" w:eastAsia="Times New Roman" w:hAnsi="Times New Roman" w:cs="Times New Roman"/>
          <w:sz w:val="24"/>
          <w:szCs w:val="24"/>
        </w:rPr>
        <w:t xml:space="preserve">, M., &amp; San Miguel, A. (2014) Big game or big loss? High deer densities are threatening woody plant diversity and vegetation dynamics. </w:t>
      </w:r>
      <w:r>
        <w:rPr>
          <w:rFonts w:ascii="Times New Roman" w:eastAsia="Times New Roman" w:hAnsi="Times New Roman" w:cs="Times New Roman"/>
          <w:i/>
          <w:sz w:val="24"/>
          <w:szCs w:val="24"/>
        </w:rPr>
        <w:t>Biodiversity and Conservation</w:t>
      </w:r>
      <w:r>
        <w:rPr>
          <w:rFonts w:ascii="Times New Roman" w:eastAsia="Times New Roman" w:hAnsi="Times New Roman" w:cs="Times New Roman"/>
          <w:sz w:val="24"/>
          <w:szCs w:val="24"/>
        </w:rPr>
        <w:t>, 23, 1303-1318.</w:t>
      </w:r>
    </w:p>
    <w:p w14:paraId="0000015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Perea, R., Perea, G., Díaz, A., &amp; San Miguel, A. (2015) The reintroduction of a flagship ungulate </w:t>
      </w:r>
      <w:r>
        <w:rPr>
          <w:rFonts w:ascii="Times New Roman" w:eastAsia="Times New Roman" w:hAnsi="Times New Roman" w:cs="Times New Roman"/>
          <w:i/>
          <w:sz w:val="24"/>
          <w:szCs w:val="24"/>
        </w:rPr>
        <w:t xml:space="preserve">Capra </w:t>
      </w:r>
      <w:proofErr w:type="spellStart"/>
      <w:r>
        <w:rPr>
          <w:rFonts w:ascii="Times New Roman" w:eastAsia="Times New Roman" w:hAnsi="Times New Roman" w:cs="Times New Roman"/>
          <w:i/>
          <w:sz w:val="24"/>
          <w:szCs w:val="24"/>
        </w:rPr>
        <w:t>pyrenaica</w:t>
      </w:r>
      <w:proofErr w:type="spellEnd"/>
      <w:r>
        <w:rPr>
          <w:rFonts w:ascii="Times New Roman" w:eastAsia="Times New Roman" w:hAnsi="Times New Roman" w:cs="Times New Roman"/>
          <w:sz w:val="24"/>
          <w:szCs w:val="24"/>
        </w:rPr>
        <w:t xml:space="preserve">: assessing sustainability by surveying woody vegetation. </w:t>
      </w:r>
      <w:r>
        <w:rPr>
          <w:rFonts w:ascii="Times New Roman" w:eastAsia="Times New Roman" w:hAnsi="Times New Roman" w:cs="Times New Roman"/>
          <w:i/>
          <w:sz w:val="24"/>
          <w:szCs w:val="24"/>
        </w:rPr>
        <w:t>Biological Conservation</w:t>
      </w:r>
      <w:r>
        <w:rPr>
          <w:rFonts w:ascii="Times New Roman" w:eastAsia="Times New Roman" w:hAnsi="Times New Roman" w:cs="Times New Roman"/>
          <w:sz w:val="24"/>
          <w:szCs w:val="24"/>
        </w:rPr>
        <w:t>, 181, 9-17.</w:t>
      </w:r>
    </w:p>
    <w:p w14:paraId="0000015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Pringle, R.M., Abraham, J.O., Anderson, T.M., Coverdale, T.C., Davies, A.B., Dutton, C.L., Gaylard, A., Goheen, J.R., </w:t>
      </w:r>
      <w:proofErr w:type="spellStart"/>
      <w:r>
        <w:rPr>
          <w:rFonts w:ascii="Times New Roman" w:eastAsia="Times New Roman" w:hAnsi="Times New Roman" w:cs="Times New Roman"/>
          <w:sz w:val="24"/>
          <w:szCs w:val="24"/>
        </w:rPr>
        <w:t>Holdo</w:t>
      </w:r>
      <w:proofErr w:type="spellEnd"/>
      <w:r>
        <w:rPr>
          <w:rFonts w:ascii="Times New Roman" w:eastAsia="Times New Roman" w:hAnsi="Times New Roman" w:cs="Times New Roman"/>
          <w:sz w:val="24"/>
          <w:szCs w:val="24"/>
        </w:rPr>
        <w:t xml:space="preserve">, R.M., Hutchinson, M.C., </w:t>
      </w:r>
      <w:proofErr w:type="spellStart"/>
      <w:r>
        <w:rPr>
          <w:rFonts w:ascii="Times New Roman" w:eastAsia="Times New Roman" w:hAnsi="Times New Roman" w:cs="Times New Roman"/>
          <w:sz w:val="24"/>
          <w:szCs w:val="24"/>
        </w:rPr>
        <w:t>Kimuyu</w:t>
      </w:r>
      <w:proofErr w:type="spellEnd"/>
      <w:r>
        <w:rPr>
          <w:rFonts w:ascii="Times New Roman" w:eastAsia="Times New Roman" w:hAnsi="Times New Roman" w:cs="Times New Roman"/>
          <w:sz w:val="24"/>
          <w:szCs w:val="24"/>
        </w:rPr>
        <w:t xml:space="preserve">, D.M., Long, R.A., </w:t>
      </w:r>
      <w:proofErr w:type="spellStart"/>
      <w:r>
        <w:rPr>
          <w:rFonts w:ascii="Times New Roman" w:eastAsia="Times New Roman" w:hAnsi="Times New Roman" w:cs="Times New Roman"/>
          <w:sz w:val="24"/>
          <w:szCs w:val="24"/>
        </w:rPr>
        <w:t>Subalusky</w:t>
      </w:r>
      <w:proofErr w:type="spellEnd"/>
      <w:r>
        <w:rPr>
          <w:rFonts w:ascii="Times New Roman" w:eastAsia="Times New Roman" w:hAnsi="Times New Roman" w:cs="Times New Roman"/>
          <w:sz w:val="24"/>
          <w:szCs w:val="24"/>
        </w:rPr>
        <w:t xml:space="preserve">, A.L., &amp; Veldhuis, M.P. (2023) Impacts of large herbivores on terrestrial ecosystems. </w:t>
      </w:r>
      <w:r>
        <w:rPr>
          <w:rFonts w:ascii="Times New Roman" w:eastAsia="Times New Roman" w:hAnsi="Times New Roman" w:cs="Times New Roman"/>
          <w:i/>
          <w:sz w:val="24"/>
          <w:szCs w:val="24"/>
        </w:rPr>
        <w:t>Current Biology</w:t>
      </w:r>
      <w:r>
        <w:rPr>
          <w:rFonts w:ascii="Times New Roman" w:eastAsia="Times New Roman" w:hAnsi="Times New Roman" w:cs="Times New Roman"/>
          <w:sz w:val="24"/>
          <w:szCs w:val="24"/>
        </w:rPr>
        <w:t xml:space="preserve">, 33, R584-R610. </w:t>
      </w:r>
    </w:p>
    <w:p w14:paraId="0000015C"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 Core Team (2023) R: A language and environment for statistical computing. R Foundation for Statistical Computing, Vienna, Austria. URL https://www.R-project.org/.</w:t>
      </w:r>
    </w:p>
    <w:p w14:paraId="0000015D"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Rakosy</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Motivans</w:t>
      </w:r>
      <w:proofErr w:type="spellEnd"/>
      <w:r>
        <w:rPr>
          <w:rFonts w:ascii="Times New Roman" w:eastAsia="Times New Roman" w:hAnsi="Times New Roman" w:cs="Times New Roman"/>
          <w:sz w:val="24"/>
          <w:szCs w:val="24"/>
        </w:rPr>
        <w:t xml:space="preserve">, E., Stefan, V., Nowak, A., </w:t>
      </w:r>
      <w:proofErr w:type="spellStart"/>
      <w:r>
        <w:rPr>
          <w:rFonts w:ascii="Times New Roman" w:eastAsia="Times New Roman" w:hAnsi="Times New Roman" w:cs="Times New Roman"/>
          <w:sz w:val="24"/>
          <w:szCs w:val="24"/>
        </w:rPr>
        <w:t>Świerszsz</w:t>
      </w:r>
      <w:proofErr w:type="spellEnd"/>
      <w:r>
        <w:rPr>
          <w:rFonts w:ascii="Times New Roman" w:eastAsia="Times New Roman" w:hAnsi="Times New Roman" w:cs="Times New Roman"/>
          <w:sz w:val="24"/>
          <w:szCs w:val="24"/>
        </w:rPr>
        <w:t xml:space="preserve">, S., Feldmann, R., Kühn, E., Geppert, C., </w:t>
      </w:r>
      <w:proofErr w:type="spellStart"/>
      <w:r>
        <w:rPr>
          <w:rFonts w:ascii="Times New Roman" w:eastAsia="Times New Roman" w:hAnsi="Times New Roman" w:cs="Times New Roman"/>
          <w:sz w:val="24"/>
          <w:szCs w:val="24"/>
        </w:rPr>
        <w:t>Ventakaraman</w:t>
      </w:r>
      <w:proofErr w:type="spellEnd"/>
      <w:r>
        <w:rPr>
          <w:rFonts w:ascii="Times New Roman" w:eastAsia="Times New Roman" w:hAnsi="Times New Roman" w:cs="Times New Roman"/>
          <w:sz w:val="24"/>
          <w:szCs w:val="24"/>
        </w:rPr>
        <w:t>, N., Sobieraj-</w:t>
      </w:r>
      <w:proofErr w:type="spellStart"/>
      <w:r>
        <w:rPr>
          <w:rFonts w:ascii="Times New Roman" w:eastAsia="Times New Roman" w:hAnsi="Times New Roman" w:cs="Times New Roman"/>
          <w:sz w:val="24"/>
          <w:szCs w:val="24"/>
        </w:rPr>
        <w:t>Betlińska</w:t>
      </w:r>
      <w:proofErr w:type="spellEnd"/>
      <w:r>
        <w:rPr>
          <w:rFonts w:ascii="Times New Roman" w:eastAsia="Times New Roman" w:hAnsi="Times New Roman" w:cs="Times New Roman"/>
          <w:sz w:val="24"/>
          <w:szCs w:val="24"/>
        </w:rPr>
        <w:t>, A., Grossmann, A., Rojek, W.,</w:t>
      </w:r>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24"/>
          <w:szCs w:val="24"/>
        </w:rPr>
        <w:t>Pochrząst</w:t>
      </w:r>
      <w:proofErr w:type="spellEnd"/>
      <w:r>
        <w:rPr>
          <w:rFonts w:ascii="Times New Roman" w:eastAsia="Times New Roman" w:hAnsi="Times New Roman" w:cs="Times New Roman"/>
          <w:sz w:val="24"/>
          <w:szCs w:val="24"/>
        </w:rPr>
        <w:t xml:space="preserve">, K., </w:t>
      </w:r>
      <w:proofErr w:type="spellStart"/>
      <w:r>
        <w:rPr>
          <w:rFonts w:ascii="Times New Roman" w:eastAsia="Times New Roman" w:hAnsi="Times New Roman" w:cs="Times New Roman"/>
          <w:sz w:val="24"/>
          <w:szCs w:val="24"/>
        </w:rPr>
        <w:t>Cielniak</w:t>
      </w:r>
      <w:proofErr w:type="spellEnd"/>
      <w:r>
        <w:rPr>
          <w:rFonts w:ascii="Times New Roman" w:eastAsia="Times New Roman" w:hAnsi="Times New Roman" w:cs="Times New Roman"/>
          <w:sz w:val="24"/>
          <w:szCs w:val="24"/>
        </w:rPr>
        <w:t xml:space="preserve">, M., Gathof, A.K., Baumann, K., &amp; Knight, T.M. (2022) Intensive grazing alters the diversity, composition and structure of plant-pollinator interaction networks in Central European grasslands.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17(3), e0263576.</w:t>
      </w:r>
    </w:p>
    <w:p w14:paraId="0000015E" w14:textId="77777777" w:rsidR="000E09D1" w:rsidRPr="00F6747F" w:rsidRDefault="00000000">
      <w:pPr>
        <w:spacing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Robinson, S.V.J., Losapio, G., &amp; Henry, G.H.R. (2018) Flower-power: flower diversity is a stronger predictor of networks structure than insect diversity in an Arctic plant-pollinator network. </w:t>
      </w:r>
      <w:r w:rsidRPr="00F6747F">
        <w:rPr>
          <w:rFonts w:ascii="Times New Roman" w:eastAsia="Times New Roman" w:hAnsi="Times New Roman" w:cs="Times New Roman"/>
          <w:i/>
          <w:sz w:val="24"/>
          <w:szCs w:val="24"/>
          <w:lang w:val="es-ES"/>
        </w:rPr>
        <w:t>Ecological Complexity</w:t>
      </w:r>
      <w:r w:rsidRPr="00F6747F">
        <w:rPr>
          <w:rFonts w:ascii="Times New Roman" w:eastAsia="Times New Roman" w:hAnsi="Times New Roman" w:cs="Times New Roman"/>
          <w:sz w:val="24"/>
          <w:szCs w:val="24"/>
          <w:lang w:val="es-ES"/>
        </w:rPr>
        <w:t>, 36, 1-6.</w:t>
      </w:r>
    </w:p>
    <w:p w14:paraId="0000015F" w14:textId="77777777" w:rsidR="000E09D1" w:rsidRDefault="00000000">
      <w:pPr>
        <w:spacing w:line="480" w:lineRule="auto"/>
        <w:jc w:val="both"/>
        <w:rPr>
          <w:rFonts w:ascii="Times New Roman" w:eastAsia="Times New Roman" w:hAnsi="Times New Roman" w:cs="Times New Roman"/>
          <w:color w:val="000000"/>
          <w:sz w:val="24"/>
          <w:szCs w:val="24"/>
        </w:rPr>
      </w:pPr>
      <w:r w:rsidRPr="00F6747F">
        <w:rPr>
          <w:rFonts w:ascii="Times New Roman" w:eastAsia="Times New Roman" w:hAnsi="Times New Roman" w:cs="Times New Roman"/>
          <w:color w:val="000000"/>
          <w:sz w:val="24"/>
          <w:szCs w:val="24"/>
          <w:lang w:val="es-ES"/>
        </w:rPr>
        <w:t xml:space="preserve">San Miguel, A., Rodríguez-Vigal, C., &amp; Perea García-Calvo, R. (2011) Los Quintos de Mora. Gestión integral del monte mediterráneo. In: López-Carrasco, C., Rodríguez, M.P., San Miguel, A., Fernández, F. &amp; Roig, S. (Eds.) </w:t>
      </w:r>
      <w:proofErr w:type="spellStart"/>
      <w:r>
        <w:rPr>
          <w:rFonts w:ascii="Times New Roman" w:eastAsia="Times New Roman" w:hAnsi="Times New Roman" w:cs="Times New Roman"/>
          <w:i/>
          <w:color w:val="000000"/>
          <w:sz w:val="24"/>
          <w:szCs w:val="24"/>
        </w:rPr>
        <w:t>Pastos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paisajes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culturales</w:t>
      </w:r>
      <w:proofErr w:type="spellEnd"/>
      <w:r>
        <w:rPr>
          <w:rFonts w:ascii="Times New Roman" w:eastAsia="Times New Roman" w:hAnsi="Times New Roman" w:cs="Times New Roman"/>
          <w:i/>
          <w:color w:val="000000"/>
          <w:sz w:val="24"/>
          <w:szCs w:val="24"/>
        </w:rPr>
        <w:t xml:space="preserve"> entre </w:t>
      </w:r>
      <w:proofErr w:type="spellStart"/>
      <w:r>
        <w:rPr>
          <w:rFonts w:ascii="Times New Roman" w:eastAsia="Times New Roman" w:hAnsi="Times New Roman" w:cs="Times New Roman"/>
          <w:i/>
          <w:color w:val="000000"/>
          <w:sz w:val="24"/>
          <w:szCs w:val="24"/>
        </w:rPr>
        <w:t>tradición</w:t>
      </w:r>
      <w:proofErr w:type="spellEnd"/>
      <w:r>
        <w:rPr>
          <w:rFonts w:ascii="Times New Roman" w:eastAsia="Times New Roman" w:hAnsi="Times New Roman" w:cs="Times New Roman"/>
          <w:i/>
          <w:color w:val="000000"/>
          <w:sz w:val="24"/>
          <w:szCs w:val="24"/>
        </w:rPr>
        <w:t xml:space="preserve"> y </w:t>
      </w:r>
      <w:proofErr w:type="spellStart"/>
      <w:r>
        <w:rPr>
          <w:rFonts w:ascii="Times New Roman" w:eastAsia="Times New Roman" w:hAnsi="Times New Roman" w:cs="Times New Roman"/>
          <w:i/>
          <w:color w:val="000000"/>
          <w:sz w:val="24"/>
          <w:szCs w:val="24"/>
        </w:rPr>
        <w:t>nuevos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paradigmas</w:t>
      </w:r>
      <w:proofErr w:type="spellEnd"/>
      <w:r>
        <w:rPr>
          <w:rFonts w:ascii="Times New Roman" w:eastAsia="Times New Roman" w:hAnsi="Times New Roman" w:cs="Times New Roman"/>
          <w:i/>
          <w:color w:val="000000"/>
          <w:sz w:val="24"/>
          <w:szCs w:val="24"/>
        </w:rPr>
        <w:t xml:space="preserve"> del </w:t>
      </w:r>
      <w:proofErr w:type="spellStart"/>
      <w:r>
        <w:rPr>
          <w:rFonts w:ascii="Times New Roman" w:eastAsia="Times New Roman" w:hAnsi="Times New Roman" w:cs="Times New Roman"/>
          <w:i/>
          <w:color w:val="000000"/>
          <w:sz w:val="24"/>
          <w:szCs w:val="24"/>
        </w:rPr>
        <w:t>siglo</w:t>
      </w:r>
      <w:proofErr w:type="spellEnd"/>
      <w:r>
        <w:rPr>
          <w:rFonts w:ascii="Times New Roman" w:eastAsia="Times New Roman" w:hAnsi="Times New Roman" w:cs="Times New Roman"/>
          <w:i/>
          <w:color w:val="000000"/>
          <w:sz w:val="24"/>
          <w:szCs w:val="24"/>
        </w:rPr>
        <w:t xml:space="preserve"> XXI</w:t>
      </w:r>
      <w:r>
        <w:rPr>
          <w:rFonts w:ascii="Times New Roman" w:eastAsia="Times New Roman" w:hAnsi="Times New Roman" w:cs="Times New Roman"/>
          <w:color w:val="000000"/>
          <w:sz w:val="24"/>
          <w:szCs w:val="24"/>
        </w:rPr>
        <w:t xml:space="preserve">. SEEP. Madrid, Spain. </w:t>
      </w:r>
    </w:p>
    <w:p w14:paraId="00000160"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Sjödin</w:t>
      </w:r>
      <w:proofErr w:type="spellEnd"/>
      <w:r>
        <w:rPr>
          <w:rFonts w:ascii="Times New Roman" w:eastAsia="Times New Roman" w:hAnsi="Times New Roman" w:cs="Times New Roman"/>
          <w:sz w:val="24"/>
          <w:szCs w:val="24"/>
        </w:rPr>
        <w:t xml:space="preserve">, N.E., Bengtsson, J., &amp; Ekbom, B. (2008) The influence of grazing intensity and landscape composition on the diversity and abundance of flower‐visiting insects. </w:t>
      </w:r>
      <w:r>
        <w:rPr>
          <w:rFonts w:ascii="Times New Roman" w:eastAsia="Times New Roman" w:hAnsi="Times New Roman" w:cs="Times New Roman"/>
          <w:i/>
          <w:sz w:val="24"/>
          <w:szCs w:val="24"/>
        </w:rPr>
        <w:t>Journal of Applied Ecology</w:t>
      </w:r>
      <w:r>
        <w:rPr>
          <w:rFonts w:ascii="Times New Roman" w:eastAsia="Times New Roman" w:hAnsi="Times New Roman" w:cs="Times New Roman"/>
          <w:sz w:val="24"/>
          <w:szCs w:val="24"/>
        </w:rPr>
        <w:t xml:space="preserve">, 45, 763-772. </w:t>
      </w:r>
    </w:p>
    <w:p w14:paraId="00000161" w14:textId="77777777" w:rsidR="000E09D1" w:rsidRDefault="00000000">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Stang, M., Klinkhamer, P.G.L., &amp; van der </w:t>
      </w:r>
      <w:proofErr w:type="spellStart"/>
      <w:r>
        <w:rPr>
          <w:rFonts w:ascii="Times New Roman" w:eastAsia="Times New Roman" w:hAnsi="Times New Roman" w:cs="Times New Roman"/>
          <w:sz w:val="24"/>
          <w:szCs w:val="24"/>
        </w:rPr>
        <w:t>Meijden</w:t>
      </w:r>
      <w:proofErr w:type="spellEnd"/>
      <w:r>
        <w:rPr>
          <w:rFonts w:ascii="Times New Roman" w:eastAsia="Times New Roman" w:hAnsi="Times New Roman" w:cs="Times New Roman"/>
          <w:sz w:val="24"/>
          <w:szCs w:val="24"/>
        </w:rPr>
        <w:t xml:space="preserve">, E. (2006) Size constraints and flower abundance determine the number of interactions in a plant-flower visitor web. </w:t>
      </w:r>
      <w:r>
        <w:rPr>
          <w:rFonts w:ascii="Times New Roman" w:eastAsia="Times New Roman" w:hAnsi="Times New Roman" w:cs="Times New Roman"/>
          <w:i/>
          <w:sz w:val="24"/>
          <w:szCs w:val="24"/>
        </w:rPr>
        <w:t>Oikos</w:t>
      </w:r>
      <w:r>
        <w:rPr>
          <w:rFonts w:ascii="Times New Roman" w:eastAsia="Times New Roman" w:hAnsi="Times New Roman" w:cs="Times New Roman"/>
          <w:sz w:val="24"/>
          <w:szCs w:val="24"/>
        </w:rPr>
        <w:t>, 112, 111-121.</w:t>
      </w:r>
    </w:p>
    <w:p w14:paraId="00000162"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Strauss, S.Y. (1997) Floral characters link herbivores, pollinators, and plant fitness.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78(6), 1640-1645.</w:t>
      </w:r>
    </w:p>
    <w:p w14:paraId="0000016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Talavera, S., Gibbs, P.E., &amp; Herrera, J. (1993) Reproductive biology of </w:t>
      </w:r>
      <w:r>
        <w:rPr>
          <w:rFonts w:ascii="Times New Roman" w:eastAsia="Times New Roman" w:hAnsi="Times New Roman" w:cs="Times New Roman"/>
          <w:i/>
          <w:sz w:val="24"/>
          <w:szCs w:val="24"/>
        </w:rPr>
        <w:t xml:space="preserve">Cistus </w:t>
      </w:r>
      <w:proofErr w:type="spellStart"/>
      <w:r>
        <w:rPr>
          <w:rFonts w:ascii="Times New Roman" w:eastAsia="Times New Roman" w:hAnsi="Times New Roman" w:cs="Times New Roman"/>
          <w:i/>
          <w:sz w:val="24"/>
          <w:szCs w:val="24"/>
        </w:rPr>
        <w:t>ladanifer</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Cistaceae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Systematics and Evolution</w:t>
      </w:r>
      <w:r>
        <w:rPr>
          <w:rFonts w:ascii="Times New Roman" w:eastAsia="Times New Roman" w:hAnsi="Times New Roman" w:cs="Times New Roman"/>
          <w:sz w:val="24"/>
          <w:szCs w:val="24"/>
        </w:rPr>
        <w:t>, 186, 123-134.</w:t>
      </w:r>
    </w:p>
    <w:p w14:paraId="00000164"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Tadey</w:t>
      </w:r>
      <w:proofErr w:type="spellEnd"/>
      <w:r>
        <w:rPr>
          <w:rFonts w:ascii="Times New Roman" w:eastAsia="Times New Roman" w:hAnsi="Times New Roman" w:cs="Times New Roman"/>
          <w:sz w:val="24"/>
          <w:szCs w:val="24"/>
        </w:rPr>
        <w:t xml:space="preserve">, M. (2015) Indirect effects of grazing intensity on pollinators and floral visitation. </w:t>
      </w:r>
      <w:r>
        <w:rPr>
          <w:rFonts w:ascii="Times New Roman" w:eastAsia="Times New Roman" w:hAnsi="Times New Roman" w:cs="Times New Roman"/>
          <w:i/>
          <w:sz w:val="24"/>
          <w:szCs w:val="24"/>
        </w:rPr>
        <w:t>Ecological Entomology</w:t>
      </w:r>
      <w:r>
        <w:rPr>
          <w:rFonts w:ascii="Times New Roman" w:eastAsia="Times New Roman" w:hAnsi="Times New Roman" w:cs="Times New Roman"/>
          <w:sz w:val="24"/>
          <w:szCs w:val="24"/>
        </w:rPr>
        <w:t>, 40, 451-460.</w:t>
      </w:r>
    </w:p>
    <w:p w14:paraId="00000165"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Thébault, E., &amp; Fontaine, C. (2010) Stability of ecological communities and the architecture of mutualistic and trophic networks.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329, 853-856.</w:t>
      </w:r>
    </w:p>
    <w:p w14:paraId="00000166"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Thompson, J.D. (2001) How do visitation patterns vary among pollinators in relation to floral display design in a generalist pollination system?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sz w:val="24"/>
          <w:szCs w:val="24"/>
        </w:rPr>
        <w:t>, 126, 386-394.</w:t>
      </w:r>
    </w:p>
    <w:p w14:paraId="00000167"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Vanbergen, A.J., Woodcock, B.A., Gray, A., Grant, F., Telford, A., </w:t>
      </w:r>
      <w:proofErr w:type="spellStart"/>
      <w:r>
        <w:rPr>
          <w:rFonts w:ascii="Times New Roman" w:eastAsia="Times New Roman" w:hAnsi="Times New Roman" w:cs="Times New Roman"/>
          <w:sz w:val="24"/>
          <w:szCs w:val="24"/>
        </w:rPr>
        <w:t>Lambdon</w:t>
      </w:r>
      <w:proofErr w:type="spellEnd"/>
      <w:r>
        <w:rPr>
          <w:rFonts w:ascii="Times New Roman" w:eastAsia="Times New Roman" w:hAnsi="Times New Roman" w:cs="Times New Roman"/>
          <w:sz w:val="24"/>
          <w:szCs w:val="24"/>
        </w:rPr>
        <w:t xml:space="preserve">, P., Chapman, D.S., Pywell, R.F., Heard, M.S., &amp; Cavers, S. (2014) Grazing alters insect visitation networks and plant mating systems.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28, 178-189.</w:t>
      </w:r>
    </w:p>
    <w:p w14:paraId="00000168"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Vázquez, D.P. &amp; </w:t>
      </w:r>
      <w:proofErr w:type="spellStart"/>
      <w:r>
        <w:rPr>
          <w:rFonts w:ascii="Times New Roman" w:eastAsia="Times New Roman" w:hAnsi="Times New Roman" w:cs="Times New Roman"/>
          <w:sz w:val="24"/>
          <w:szCs w:val="24"/>
        </w:rPr>
        <w:t>Simberloff</w:t>
      </w:r>
      <w:proofErr w:type="spellEnd"/>
      <w:r>
        <w:rPr>
          <w:rFonts w:ascii="Times New Roman" w:eastAsia="Times New Roman" w:hAnsi="Times New Roman" w:cs="Times New Roman"/>
          <w:sz w:val="24"/>
          <w:szCs w:val="24"/>
        </w:rPr>
        <w:t xml:space="preserve">, D. (2003) Changes in interaction biodiversity induced by an introduced ungulate. </w:t>
      </w:r>
      <w:r>
        <w:rPr>
          <w:rFonts w:ascii="Times New Roman" w:eastAsia="Times New Roman" w:hAnsi="Times New Roman" w:cs="Times New Roman"/>
          <w:i/>
          <w:sz w:val="24"/>
          <w:szCs w:val="24"/>
        </w:rPr>
        <w:t>Ecology Letters</w:t>
      </w:r>
      <w:r>
        <w:rPr>
          <w:rFonts w:ascii="Times New Roman" w:eastAsia="Times New Roman" w:hAnsi="Times New Roman" w:cs="Times New Roman"/>
          <w:sz w:val="24"/>
          <w:szCs w:val="24"/>
        </w:rPr>
        <w:t>, 6, 1077-1083.</w:t>
      </w:r>
    </w:p>
    <w:p w14:paraId="00000169"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Vázquez, D.P., </w:t>
      </w:r>
      <w:proofErr w:type="spellStart"/>
      <w:r>
        <w:rPr>
          <w:rFonts w:ascii="Times New Roman" w:eastAsia="Times New Roman" w:hAnsi="Times New Roman" w:cs="Times New Roman"/>
          <w:sz w:val="24"/>
          <w:szCs w:val="24"/>
        </w:rPr>
        <w:t>Melián</w:t>
      </w:r>
      <w:proofErr w:type="spellEnd"/>
      <w:r>
        <w:rPr>
          <w:rFonts w:ascii="Times New Roman" w:eastAsia="Times New Roman" w:hAnsi="Times New Roman" w:cs="Times New Roman"/>
          <w:sz w:val="24"/>
          <w:szCs w:val="24"/>
        </w:rPr>
        <w:t xml:space="preserve">, C.J., Williams, N.M., </w:t>
      </w:r>
      <w:proofErr w:type="spellStart"/>
      <w:r>
        <w:rPr>
          <w:rFonts w:ascii="Times New Roman" w:eastAsia="Times New Roman" w:hAnsi="Times New Roman" w:cs="Times New Roman"/>
          <w:sz w:val="24"/>
          <w:szCs w:val="24"/>
        </w:rPr>
        <w:t>Blüthgen</w:t>
      </w:r>
      <w:proofErr w:type="spellEnd"/>
      <w:r>
        <w:rPr>
          <w:rFonts w:ascii="Times New Roman" w:eastAsia="Times New Roman" w:hAnsi="Times New Roman" w:cs="Times New Roman"/>
          <w:sz w:val="24"/>
          <w:szCs w:val="24"/>
        </w:rPr>
        <w:t xml:space="preserve">, N., Krasnov, B.R., &amp; Poulin, R. (2007) Species abundance and asymmetric interaction strength in ecological networks. </w:t>
      </w:r>
      <w:r>
        <w:rPr>
          <w:rFonts w:ascii="Times New Roman" w:eastAsia="Times New Roman" w:hAnsi="Times New Roman" w:cs="Times New Roman"/>
          <w:i/>
          <w:sz w:val="24"/>
          <w:szCs w:val="24"/>
        </w:rPr>
        <w:t>Oikos</w:t>
      </w:r>
      <w:r>
        <w:rPr>
          <w:rFonts w:ascii="Times New Roman" w:eastAsia="Times New Roman" w:hAnsi="Times New Roman" w:cs="Times New Roman"/>
          <w:sz w:val="24"/>
          <w:szCs w:val="24"/>
        </w:rPr>
        <w:t>, 116, 1120-1127.</w:t>
      </w:r>
    </w:p>
    <w:p w14:paraId="0000016A"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Vázquez, D.P, </w:t>
      </w:r>
      <w:proofErr w:type="spellStart"/>
      <w:r>
        <w:rPr>
          <w:rFonts w:ascii="Times New Roman" w:eastAsia="Times New Roman" w:hAnsi="Times New Roman" w:cs="Times New Roman"/>
          <w:sz w:val="24"/>
          <w:szCs w:val="24"/>
        </w:rPr>
        <w:t>Blütghen</w:t>
      </w:r>
      <w:proofErr w:type="spellEnd"/>
      <w:r>
        <w:rPr>
          <w:rFonts w:ascii="Times New Roman" w:eastAsia="Times New Roman" w:hAnsi="Times New Roman" w:cs="Times New Roman"/>
          <w:sz w:val="24"/>
          <w:szCs w:val="24"/>
        </w:rPr>
        <w:t xml:space="preserve">, N., </w:t>
      </w:r>
      <w:proofErr w:type="spellStart"/>
      <w:r>
        <w:rPr>
          <w:rFonts w:ascii="Times New Roman" w:eastAsia="Times New Roman" w:hAnsi="Times New Roman" w:cs="Times New Roman"/>
          <w:sz w:val="24"/>
          <w:szCs w:val="24"/>
        </w:rPr>
        <w:t>Cagnolo</w:t>
      </w:r>
      <w:proofErr w:type="spellEnd"/>
      <w:r>
        <w:rPr>
          <w:rFonts w:ascii="Times New Roman" w:eastAsia="Times New Roman" w:hAnsi="Times New Roman" w:cs="Times New Roman"/>
          <w:sz w:val="24"/>
          <w:szCs w:val="24"/>
        </w:rPr>
        <w:t xml:space="preserve">, L., &amp; </w:t>
      </w:r>
      <w:proofErr w:type="spellStart"/>
      <w:r>
        <w:rPr>
          <w:rFonts w:ascii="Times New Roman" w:eastAsia="Times New Roman" w:hAnsi="Times New Roman" w:cs="Times New Roman"/>
          <w:sz w:val="24"/>
          <w:szCs w:val="24"/>
        </w:rPr>
        <w:t>Chacoff</w:t>
      </w:r>
      <w:proofErr w:type="spellEnd"/>
      <w:r>
        <w:rPr>
          <w:rFonts w:ascii="Times New Roman" w:eastAsia="Times New Roman" w:hAnsi="Times New Roman" w:cs="Times New Roman"/>
          <w:sz w:val="24"/>
          <w:szCs w:val="24"/>
        </w:rPr>
        <w:t xml:space="preserve">, N.P. (2009a) Uniting pattern and process in plant-animal mutualistic networks: a review. </w:t>
      </w:r>
      <w:r>
        <w:rPr>
          <w:rFonts w:ascii="Times New Roman" w:eastAsia="Times New Roman" w:hAnsi="Times New Roman" w:cs="Times New Roman"/>
          <w:i/>
          <w:sz w:val="24"/>
          <w:szCs w:val="24"/>
        </w:rPr>
        <w:t>Annals of Botany</w:t>
      </w:r>
      <w:r>
        <w:rPr>
          <w:rFonts w:ascii="Times New Roman" w:eastAsia="Times New Roman" w:hAnsi="Times New Roman" w:cs="Times New Roman"/>
          <w:sz w:val="24"/>
          <w:szCs w:val="24"/>
        </w:rPr>
        <w:t>, 103, 1445-1457.</w:t>
      </w:r>
    </w:p>
    <w:p w14:paraId="0000016B"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Vázquez, D.P., </w:t>
      </w:r>
      <w:proofErr w:type="spellStart"/>
      <w:r>
        <w:rPr>
          <w:rFonts w:ascii="Times New Roman" w:eastAsia="Times New Roman" w:hAnsi="Times New Roman" w:cs="Times New Roman"/>
          <w:sz w:val="24"/>
          <w:szCs w:val="24"/>
        </w:rPr>
        <w:t>Chacoff</w:t>
      </w:r>
      <w:proofErr w:type="spellEnd"/>
      <w:r>
        <w:rPr>
          <w:rFonts w:ascii="Times New Roman" w:eastAsia="Times New Roman" w:hAnsi="Times New Roman" w:cs="Times New Roman"/>
          <w:sz w:val="24"/>
          <w:szCs w:val="24"/>
        </w:rPr>
        <w:t xml:space="preserve">, N.P., &amp; </w:t>
      </w:r>
      <w:proofErr w:type="spellStart"/>
      <w:r>
        <w:rPr>
          <w:rFonts w:ascii="Times New Roman" w:eastAsia="Times New Roman" w:hAnsi="Times New Roman" w:cs="Times New Roman"/>
          <w:sz w:val="24"/>
          <w:szCs w:val="24"/>
        </w:rPr>
        <w:t>Cagnolo</w:t>
      </w:r>
      <w:proofErr w:type="spellEnd"/>
      <w:r>
        <w:rPr>
          <w:rFonts w:ascii="Times New Roman" w:eastAsia="Times New Roman" w:hAnsi="Times New Roman" w:cs="Times New Roman"/>
          <w:sz w:val="24"/>
          <w:szCs w:val="24"/>
        </w:rPr>
        <w:t xml:space="preserve">, L. (2009b) Evaluating multiple determinants of the structure of plant-animal mutualistic networks.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90(8), 2039-2046.</w:t>
      </w:r>
    </w:p>
    <w:p w14:paraId="0000016C"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Velamazán</w:t>
      </w:r>
      <w:proofErr w:type="spellEnd"/>
      <w:r>
        <w:rPr>
          <w:rFonts w:ascii="Times New Roman" w:eastAsia="Times New Roman" w:hAnsi="Times New Roman" w:cs="Times New Roman"/>
          <w:sz w:val="24"/>
          <w:szCs w:val="24"/>
        </w:rPr>
        <w:t xml:space="preserve">, M., Perea, R., &amp; Bugalho, M.N. (2020) Ungulates and ecosystem services in Mediterranean woody systems: A semiquantitative review. </w:t>
      </w:r>
      <w:r>
        <w:rPr>
          <w:rFonts w:ascii="Times New Roman" w:eastAsia="Times New Roman" w:hAnsi="Times New Roman" w:cs="Times New Roman"/>
          <w:i/>
          <w:sz w:val="24"/>
          <w:szCs w:val="24"/>
        </w:rPr>
        <w:t>Journal for Nature Conservation</w:t>
      </w:r>
      <w:r>
        <w:rPr>
          <w:rFonts w:ascii="Times New Roman" w:eastAsia="Times New Roman" w:hAnsi="Times New Roman" w:cs="Times New Roman"/>
          <w:sz w:val="24"/>
          <w:szCs w:val="24"/>
        </w:rPr>
        <w:t>, 55, 125837.</w:t>
      </w:r>
    </w:p>
    <w:p w14:paraId="0000016D" w14:textId="77777777" w:rsidR="000E09D1" w:rsidRDefault="00000000">
      <w:pPr>
        <w:spacing w:line="480" w:lineRule="auto"/>
        <w:ind w:left="-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Vicente, J., </w:t>
      </w:r>
      <w:proofErr w:type="spellStart"/>
      <w:r>
        <w:rPr>
          <w:rFonts w:ascii="Times New Roman" w:eastAsia="Times New Roman" w:hAnsi="Times New Roman" w:cs="Times New Roman"/>
          <w:sz w:val="24"/>
          <w:szCs w:val="24"/>
        </w:rPr>
        <w:t>Höfle</w:t>
      </w:r>
      <w:proofErr w:type="spellEnd"/>
      <w:r>
        <w:rPr>
          <w:rFonts w:ascii="Times New Roman" w:eastAsia="Times New Roman" w:hAnsi="Times New Roman" w:cs="Times New Roman"/>
          <w:sz w:val="24"/>
          <w:szCs w:val="24"/>
        </w:rPr>
        <w:t xml:space="preserve">, U., Fernández-De-Mera, I.G., &amp; </w:t>
      </w:r>
      <w:proofErr w:type="spellStart"/>
      <w:r>
        <w:rPr>
          <w:rFonts w:ascii="Times New Roman" w:eastAsia="Times New Roman" w:hAnsi="Times New Roman" w:cs="Times New Roman"/>
          <w:sz w:val="24"/>
          <w:szCs w:val="24"/>
        </w:rPr>
        <w:t>Gortázar</w:t>
      </w:r>
      <w:proofErr w:type="spellEnd"/>
      <w:r>
        <w:rPr>
          <w:rFonts w:ascii="Times New Roman" w:eastAsia="Times New Roman" w:hAnsi="Times New Roman" w:cs="Times New Roman"/>
          <w:sz w:val="24"/>
          <w:szCs w:val="24"/>
        </w:rPr>
        <w:t xml:space="preserve">, C. (2007) The importance of parasite life history and host density in predicting the impact of infections in red deer.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152(4), 655-664. </w:t>
      </w:r>
    </w:p>
    <w:p w14:paraId="0000016E" w14:textId="77777777" w:rsidR="000E09D1" w:rsidRDefault="00000000">
      <w:pPr>
        <w:spacing w:line="480" w:lineRule="auto"/>
        <w:ind w:left="-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Vieira, M.C. &amp; Almeida-Neto, M. (2014) A simple stochastic model for complex coextinctions in mutualistic networks: robustness decreases with </w:t>
      </w:r>
      <w:proofErr w:type="spellStart"/>
      <w:r>
        <w:rPr>
          <w:rFonts w:ascii="Times New Roman" w:eastAsia="Times New Roman" w:hAnsi="Times New Roman" w:cs="Times New Roman"/>
          <w:sz w:val="24"/>
          <w:szCs w:val="24"/>
        </w:rPr>
        <w:t>connectance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Ecology Letters</w:t>
      </w:r>
      <w:r>
        <w:rPr>
          <w:rFonts w:ascii="Times New Roman" w:eastAsia="Times New Roman" w:hAnsi="Times New Roman" w:cs="Times New Roman"/>
          <w:sz w:val="24"/>
          <w:szCs w:val="24"/>
        </w:rPr>
        <w:t>, 18(2), 144-152.</w:t>
      </w:r>
    </w:p>
    <w:p w14:paraId="0000016F" w14:textId="77777777" w:rsidR="000E09D1" w:rsidRDefault="00000000">
      <w:pPr>
        <w:spacing w:line="480" w:lineRule="auto"/>
        <w:ind w:left="-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Vulliamy</w:t>
      </w:r>
      <w:proofErr w:type="spellEnd"/>
      <w:r>
        <w:rPr>
          <w:rFonts w:ascii="Times New Roman" w:eastAsia="Times New Roman" w:hAnsi="Times New Roman" w:cs="Times New Roman"/>
          <w:sz w:val="24"/>
          <w:szCs w:val="24"/>
        </w:rPr>
        <w:t xml:space="preserve">, B., Potts, S., &amp; Willmer, P.G. (2006) The effects of cattle grazing on plant-pollinator communities in a fragmented Mediterranean landscape. </w:t>
      </w:r>
      <w:r>
        <w:rPr>
          <w:rFonts w:ascii="Times New Roman" w:eastAsia="Times New Roman" w:hAnsi="Times New Roman" w:cs="Times New Roman"/>
          <w:i/>
          <w:sz w:val="24"/>
          <w:szCs w:val="24"/>
        </w:rPr>
        <w:t>Oikos</w:t>
      </w:r>
      <w:r>
        <w:rPr>
          <w:rFonts w:ascii="Times New Roman" w:eastAsia="Times New Roman" w:hAnsi="Times New Roman" w:cs="Times New Roman"/>
          <w:sz w:val="24"/>
          <w:szCs w:val="24"/>
        </w:rPr>
        <w:t>, 114, 529-543.</w:t>
      </w:r>
    </w:p>
    <w:p w14:paraId="00000170"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Waser, N.M., </w:t>
      </w:r>
      <w:proofErr w:type="spellStart"/>
      <w:r>
        <w:rPr>
          <w:rFonts w:ascii="Times New Roman" w:eastAsia="Times New Roman" w:hAnsi="Times New Roman" w:cs="Times New Roman"/>
          <w:sz w:val="24"/>
          <w:szCs w:val="24"/>
        </w:rPr>
        <w:t>Chittka</w:t>
      </w:r>
      <w:proofErr w:type="spellEnd"/>
      <w:r>
        <w:rPr>
          <w:rFonts w:ascii="Times New Roman" w:eastAsia="Times New Roman" w:hAnsi="Times New Roman" w:cs="Times New Roman"/>
          <w:sz w:val="24"/>
          <w:szCs w:val="24"/>
        </w:rPr>
        <w:t xml:space="preserve">, L., Price, M.V., Williams, N.M., &amp; Ollerton, J. (1996) Generalization in pollination systems, and why it matters.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77(4), 1043-1060.</w:t>
      </w:r>
    </w:p>
    <w:p w14:paraId="00000171"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Welti, E.A.R, &amp; Joern, A. (2018) Fire and grazing modulate the structure and resistance of plant-floral visitor networks in a tallgrass prairie.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sz w:val="24"/>
          <w:szCs w:val="24"/>
        </w:rPr>
        <w:t>, 186, 517-528.</w:t>
      </w:r>
    </w:p>
    <w:p w14:paraId="00000172" w14:textId="77777777" w:rsidR="000E09D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Williams, S.C., </w:t>
      </w:r>
      <w:proofErr w:type="spellStart"/>
      <w:r>
        <w:rPr>
          <w:rFonts w:ascii="Times New Roman" w:eastAsia="Times New Roman" w:hAnsi="Times New Roman" w:cs="Times New Roman"/>
          <w:sz w:val="24"/>
          <w:szCs w:val="24"/>
        </w:rPr>
        <w:t>Denicola</w:t>
      </w:r>
      <w:proofErr w:type="spellEnd"/>
      <w:r>
        <w:rPr>
          <w:rFonts w:ascii="Times New Roman" w:eastAsia="Times New Roman" w:hAnsi="Times New Roman" w:cs="Times New Roman"/>
          <w:sz w:val="24"/>
          <w:szCs w:val="24"/>
        </w:rPr>
        <w:t xml:space="preserve">, A.J., Almendinger, T., &amp; Maddock, J. (2013) Evaluation of organized hunting as a management technique for overabundant white‐tailed deer in suburban landscapes. </w:t>
      </w:r>
      <w:r>
        <w:rPr>
          <w:rFonts w:ascii="Times New Roman" w:eastAsia="Times New Roman" w:hAnsi="Times New Roman" w:cs="Times New Roman"/>
          <w:i/>
          <w:sz w:val="24"/>
          <w:szCs w:val="24"/>
        </w:rPr>
        <w:t>Wildlife Society Bulletin</w:t>
      </w:r>
      <w:r>
        <w:rPr>
          <w:rFonts w:ascii="Times New Roman" w:eastAsia="Times New Roman" w:hAnsi="Times New Roman" w:cs="Times New Roman"/>
          <w:sz w:val="24"/>
          <w:szCs w:val="24"/>
        </w:rPr>
        <w:t>, 37(1), 137-145.</w:t>
      </w:r>
    </w:p>
    <w:p w14:paraId="00000173" w14:textId="77777777" w:rsidR="000E09D1"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Yoshihara, Y., Chimeddorj, B., Buuveibaatar, B., </w:t>
      </w:r>
      <w:proofErr w:type="spellStart"/>
      <w:r>
        <w:rPr>
          <w:rFonts w:ascii="Times New Roman" w:eastAsia="Times New Roman" w:hAnsi="Times New Roman" w:cs="Times New Roman"/>
          <w:sz w:val="24"/>
          <w:szCs w:val="24"/>
        </w:rPr>
        <w:t>Lhagvasuren</w:t>
      </w:r>
      <w:proofErr w:type="spellEnd"/>
      <w:r>
        <w:rPr>
          <w:rFonts w:ascii="Times New Roman" w:eastAsia="Times New Roman" w:hAnsi="Times New Roman" w:cs="Times New Roman"/>
          <w:sz w:val="24"/>
          <w:szCs w:val="24"/>
        </w:rPr>
        <w:t xml:space="preserve">, B., &amp; Takatsuki, S. (2008) Effects of livestock grazing on pollination on a </w:t>
      </w:r>
      <w:proofErr w:type="spellStart"/>
      <w:r>
        <w:rPr>
          <w:rFonts w:ascii="Times New Roman" w:eastAsia="Times New Roman" w:hAnsi="Times New Roman" w:cs="Times New Roman"/>
          <w:sz w:val="24"/>
          <w:szCs w:val="24"/>
        </w:rPr>
        <w:t>steppe</w:t>
      </w:r>
      <w:proofErr w:type="spellEnd"/>
      <w:r>
        <w:rPr>
          <w:rFonts w:ascii="Times New Roman" w:eastAsia="Times New Roman" w:hAnsi="Times New Roman" w:cs="Times New Roman"/>
          <w:sz w:val="24"/>
          <w:szCs w:val="24"/>
        </w:rPr>
        <w:t xml:space="preserve"> in Eastern Mongolia. </w:t>
      </w:r>
      <w:r>
        <w:rPr>
          <w:rFonts w:ascii="Times New Roman" w:eastAsia="Times New Roman" w:hAnsi="Times New Roman" w:cs="Times New Roman"/>
          <w:i/>
          <w:sz w:val="24"/>
          <w:szCs w:val="24"/>
        </w:rPr>
        <w:t>Biological Conservation</w:t>
      </w:r>
      <w:r>
        <w:rPr>
          <w:rFonts w:ascii="Times New Roman" w:eastAsia="Times New Roman" w:hAnsi="Times New Roman" w:cs="Times New Roman"/>
          <w:sz w:val="24"/>
          <w:szCs w:val="24"/>
        </w:rPr>
        <w:t>, 141, 2376-2386.</w:t>
      </w:r>
    </w:p>
    <w:p w14:paraId="00000174" w14:textId="77777777" w:rsidR="000E09D1" w:rsidRDefault="00000000">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Zeileis</w:t>
      </w:r>
      <w:proofErr w:type="spellEnd"/>
      <w:r>
        <w:rPr>
          <w:rFonts w:ascii="Times New Roman" w:eastAsia="Times New Roman" w:hAnsi="Times New Roman" w:cs="Times New Roman"/>
          <w:sz w:val="24"/>
          <w:szCs w:val="24"/>
        </w:rPr>
        <w:t xml:space="preserve">, A., Cribari-Neto, F., Gruen, B., &amp; Kosmidis, I. (2022) </w:t>
      </w:r>
      <w:proofErr w:type="spellStart"/>
      <w:r>
        <w:rPr>
          <w:rFonts w:ascii="Times New Roman" w:eastAsia="Times New Roman" w:hAnsi="Times New Roman" w:cs="Times New Roman"/>
          <w:sz w:val="24"/>
          <w:szCs w:val="24"/>
        </w:rPr>
        <w:t>betareg</w:t>
      </w:r>
      <w:proofErr w:type="spellEnd"/>
      <w:r>
        <w:rPr>
          <w:rFonts w:ascii="Times New Roman" w:eastAsia="Times New Roman" w:hAnsi="Times New Roman" w:cs="Times New Roman"/>
          <w:sz w:val="24"/>
          <w:szCs w:val="24"/>
        </w:rPr>
        <w:t>: Beta Regression. R package version 3.1-4.</w:t>
      </w:r>
    </w:p>
    <w:sectPr w:rsidR="000E09D1">
      <w:pgSz w:w="11906" w:h="16838"/>
      <w:pgMar w:top="1417" w:right="1701" w:bottom="1417" w:left="1701" w:header="708" w:footer="708" w:gutter="0"/>
      <w:lnNumType w:countBy="1" w:restart="continuou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carlos" w:date="2024-02-10T19:24:00Z" w:initials="">
    <w:p w14:paraId="000001AB"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RECORTO A 300 PALABRAS</w:t>
      </w:r>
    </w:p>
  </w:comment>
  <w:comment w:id="68" w:author="carlos" w:date="2024-02-08T15:33:00Z" w:initials="">
    <w:p w14:paraId="00000177"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falta especificar</w:t>
      </w:r>
    </w:p>
  </w:comment>
  <w:comment w:id="70" w:author="carlos" w:date="2024-02-08T09:34:00Z" w:initials="">
    <w:p w14:paraId="000001AA"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ramón, nosotros muestreamos en mayo2021, por lo tanto el número de ciervos que había, si no me equivoco, correspondía al número inicial (7 y 12 en HD y Hyper, respectivamente). así que no hace falta poner dos datos no?</w:t>
      </w:r>
    </w:p>
  </w:comment>
  <w:comment w:id="92" w:author="carlos" w:date="2024-01-30T20:09:00Z" w:initials="">
    <w:p w14:paraId="00000178"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JUANCHO:</w:t>
      </w:r>
    </w:p>
    <w:p w14:paraId="00000179"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esta frase no me queda clara, sobretodo en relación a lo de la riqueza de plantas... entiendo que aquí estamos definiendo qué es una especie dominante: aportemos los criterios, no? número de flores (nuestro estudio) y cobertura (el muestreo que indicas). es esto así?</w:t>
      </w:r>
    </w:p>
  </w:comment>
  <w:comment w:id="93" w:author="Juancho “Juan A. Calleja Alarcón” Calleja" w:date="2024-02-03T13:14:00Z" w:initials="">
    <w:p w14:paraId="0000017A"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Las leñosas también se muestrearon antes de la entrada de ciervos. Estos muestreos de leñosas formaban parte de un TFG dirigido por Ramon y Aida.</w:t>
      </w:r>
    </w:p>
  </w:comment>
  <w:comment w:id="94" w:author="Juancho “Juan A. Calleja Alarcón” Calleja" w:date="2024-02-03T13:18:00Z" w:initials="">
    <w:p w14:paraId="0000017B"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En este caso podemos referirnos al nº de flores de los transectos del propio experimento de redes.</w:t>
      </w:r>
    </w:p>
    <w:p w14:paraId="0000017C"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7D"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Los datos de cobertura (nº de centímetros lienales) que yo tengo de las leñosas son: </w:t>
      </w:r>
    </w:p>
    <w:p w14:paraId="0000017E"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7F"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Cistus ladanifer</w:t>
      </w:r>
      <w:r>
        <w:rPr>
          <w:rFonts w:ascii="Arial" w:eastAsia="Arial" w:hAnsi="Arial" w:cs="Arial"/>
          <w:color w:val="000000"/>
        </w:rPr>
        <w:tab/>
        <w:t>59168</w:t>
      </w:r>
    </w:p>
    <w:p w14:paraId="00000180"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Suelo desnudo</w:t>
      </w:r>
      <w:r>
        <w:rPr>
          <w:rFonts w:ascii="Arial" w:eastAsia="Arial" w:hAnsi="Arial" w:cs="Arial"/>
          <w:color w:val="000000"/>
        </w:rPr>
        <w:tab/>
        <w:t>47559</w:t>
      </w:r>
    </w:p>
    <w:p w14:paraId="00000181"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Pasto</w:t>
      </w:r>
      <w:r>
        <w:rPr>
          <w:rFonts w:ascii="Arial" w:eastAsia="Arial" w:hAnsi="Arial" w:cs="Arial"/>
          <w:color w:val="000000"/>
        </w:rPr>
        <w:tab/>
        <w:t>46070</w:t>
      </w:r>
    </w:p>
    <w:p w14:paraId="00000182"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Erica arborea</w:t>
      </w:r>
      <w:r>
        <w:rPr>
          <w:rFonts w:ascii="Arial" w:eastAsia="Arial" w:hAnsi="Arial" w:cs="Arial"/>
          <w:color w:val="000000"/>
        </w:rPr>
        <w:tab/>
        <w:t>31998</w:t>
      </w:r>
    </w:p>
    <w:p w14:paraId="00000183"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Rosmarinus officinalis</w:t>
      </w:r>
      <w:r>
        <w:rPr>
          <w:rFonts w:ascii="Arial" w:eastAsia="Arial" w:hAnsi="Arial" w:cs="Arial"/>
          <w:color w:val="000000"/>
        </w:rPr>
        <w:tab/>
        <w:t>30768</w:t>
      </w:r>
    </w:p>
    <w:p w14:paraId="00000184"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Materia muerta</w:t>
      </w:r>
      <w:r>
        <w:rPr>
          <w:rFonts w:ascii="Arial" w:eastAsia="Arial" w:hAnsi="Arial" w:cs="Arial"/>
          <w:color w:val="000000"/>
        </w:rPr>
        <w:tab/>
        <w:t>25859</w:t>
      </w:r>
    </w:p>
    <w:p w14:paraId="00000185"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Erica australis</w:t>
      </w:r>
      <w:r>
        <w:rPr>
          <w:rFonts w:ascii="Arial" w:eastAsia="Arial" w:hAnsi="Arial" w:cs="Arial"/>
          <w:color w:val="000000"/>
        </w:rPr>
        <w:tab/>
        <w:t>8043</w:t>
      </w:r>
    </w:p>
    <w:p w14:paraId="00000186"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Erica scoparia</w:t>
      </w:r>
      <w:r>
        <w:rPr>
          <w:rFonts w:ascii="Arial" w:eastAsia="Arial" w:hAnsi="Arial" w:cs="Arial"/>
          <w:color w:val="000000"/>
        </w:rPr>
        <w:tab/>
        <w:t>3881</w:t>
      </w:r>
    </w:p>
    <w:p w14:paraId="00000187"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Quercus ilex</w:t>
      </w:r>
      <w:r>
        <w:rPr>
          <w:rFonts w:ascii="Arial" w:eastAsia="Arial" w:hAnsi="Arial" w:cs="Arial"/>
          <w:color w:val="000000"/>
        </w:rPr>
        <w:tab/>
        <w:t>2557</w:t>
      </w:r>
    </w:p>
    <w:p w14:paraId="00000188"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Thymus mastichina</w:t>
      </w:r>
      <w:r>
        <w:rPr>
          <w:rFonts w:ascii="Arial" w:eastAsia="Arial" w:hAnsi="Arial" w:cs="Arial"/>
          <w:color w:val="000000"/>
        </w:rPr>
        <w:tab/>
        <w:t>1332</w:t>
      </w:r>
    </w:p>
    <w:p w14:paraId="00000189"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Cistus populifolius</w:t>
      </w:r>
      <w:r>
        <w:rPr>
          <w:rFonts w:ascii="Arial" w:eastAsia="Arial" w:hAnsi="Arial" w:cs="Arial"/>
          <w:color w:val="000000"/>
        </w:rPr>
        <w:tab/>
        <w:t>1127</w:t>
      </w:r>
    </w:p>
    <w:p w14:paraId="0000018A"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Quercus pyrenaica</w:t>
      </w:r>
      <w:r>
        <w:rPr>
          <w:rFonts w:ascii="Arial" w:eastAsia="Arial" w:hAnsi="Arial" w:cs="Arial"/>
          <w:color w:val="000000"/>
        </w:rPr>
        <w:tab/>
        <w:t>767</w:t>
      </w:r>
    </w:p>
    <w:p w14:paraId="0000018B"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Pinus pinaster</w:t>
      </w:r>
      <w:r>
        <w:rPr>
          <w:rFonts w:ascii="Arial" w:eastAsia="Arial" w:hAnsi="Arial" w:cs="Arial"/>
          <w:color w:val="000000"/>
        </w:rPr>
        <w:tab/>
        <w:t>611</w:t>
      </w:r>
    </w:p>
    <w:p w14:paraId="0000018C"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Erica umbellata</w:t>
      </w:r>
      <w:r>
        <w:rPr>
          <w:rFonts w:ascii="Arial" w:eastAsia="Arial" w:hAnsi="Arial" w:cs="Arial"/>
          <w:color w:val="000000"/>
        </w:rPr>
        <w:tab/>
        <w:t>589</w:t>
      </w:r>
    </w:p>
    <w:p w14:paraId="0000018D"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Daphne gnidium</w:t>
      </w:r>
      <w:r>
        <w:rPr>
          <w:rFonts w:ascii="Arial" w:eastAsia="Arial" w:hAnsi="Arial" w:cs="Arial"/>
          <w:color w:val="000000"/>
        </w:rPr>
        <w:tab/>
        <w:t>520</w:t>
      </w:r>
    </w:p>
    <w:p w14:paraId="0000018E"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Arbutus unedo</w:t>
      </w:r>
      <w:r>
        <w:rPr>
          <w:rFonts w:ascii="Arial" w:eastAsia="Arial" w:hAnsi="Arial" w:cs="Arial"/>
          <w:color w:val="000000"/>
        </w:rPr>
        <w:tab/>
        <w:t>493</w:t>
      </w:r>
    </w:p>
    <w:p w14:paraId="0000018F"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Phillyrea angustifolia</w:t>
      </w:r>
      <w:r>
        <w:rPr>
          <w:rFonts w:ascii="Arial" w:eastAsia="Arial" w:hAnsi="Arial" w:cs="Arial"/>
          <w:color w:val="000000"/>
        </w:rPr>
        <w:tab/>
        <w:t>260</w:t>
      </w:r>
    </w:p>
    <w:p w14:paraId="00000190"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Asparagus acutifolius</w:t>
      </w:r>
      <w:r>
        <w:rPr>
          <w:rFonts w:ascii="Arial" w:eastAsia="Arial" w:hAnsi="Arial" w:cs="Arial"/>
          <w:color w:val="000000"/>
        </w:rPr>
        <w:tab/>
        <w:t>94</w:t>
      </w:r>
    </w:p>
    <w:p w14:paraId="00000191"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Quercus faginea</w:t>
      </w:r>
      <w:r>
        <w:rPr>
          <w:rFonts w:ascii="Arial" w:eastAsia="Arial" w:hAnsi="Arial" w:cs="Arial"/>
          <w:color w:val="000000"/>
        </w:rPr>
        <w:tab/>
        <w:t>70</w:t>
      </w:r>
    </w:p>
    <w:p w14:paraId="00000192"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Helichrysum stoechas</w:t>
      </w:r>
      <w:r>
        <w:rPr>
          <w:rFonts w:ascii="Arial" w:eastAsia="Arial" w:hAnsi="Arial" w:cs="Arial"/>
          <w:color w:val="000000"/>
        </w:rPr>
        <w:tab/>
        <w:t>70</w:t>
      </w:r>
    </w:p>
    <w:p w14:paraId="00000193"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Erica australis </w:t>
      </w:r>
      <w:r>
        <w:rPr>
          <w:rFonts w:ascii="Arial" w:eastAsia="Arial" w:hAnsi="Arial" w:cs="Arial"/>
          <w:color w:val="000000"/>
        </w:rPr>
        <w:tab/>
        <w:t>65</w:t>
      </w:r>
    </w:p>
    <w:p w14:paraId="00000194"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Rubus ulmifolius</w:t>
      </w:r>
      <w:r>
        <w:rPr>
          <w:rFonts w:ascii="Arial" w:eastAsia="Arial" w:hAnsi="Arial" w:cs="Arial"/>
          <w:color w:val="000000"/>
        </w:rPr>
        <w:tab/>
        <w:t>60</w:t>
      </w:r>
    </w:p>
    <w:p w14:paraId="00000195"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Thymelaea villosa</w:t>
      </w:r>
      <w:r>
        <w:rPr>
          <w:rFonts w:ascii="Arial" w:eastAsia="Arial" w:hAnsi="Arial" w:cs="Arial"/>
          <w:color w:val="000000"/>
        </w:rPr>
        <w:tab/>
        <w:t>42</w:t>
      </w:r>
    </w:p>
    <w:p w14:paraId="00000196"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Crataegus monogyna</w:t>
      </w:r>
      <w:r>
        <w:rPr>
          <w:rFonts w:ascii="Arial" w:eastAsia="Arial" w:hAnsi="Arial" w:cs="Arial"/>
          <w:color w:val="000000"/>
        </w:rPr>
        <w:tab/>
        <w:t>32</w:t>
      </w:r>
    </w:p>
    <w:p w14:paraId="00000197"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Lavandula stoechas subsp. pedunculata</w:t>
      </w:r>
      <w:r>
        <w:rPr>
          <w:rFonts w:ascii="Arial" w:eastAsia="Arial" w:hAnsi="Arial" w:cs="Arial"/>
          <w:color w:val="000000"/>
        </w:rPr>
        <w:tab/>
        <w:t>30</w:t>
      </w:r>
    </w:p>
    <w:p w14:paraId="00000198"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Adenocarpus telonensis</w:t>
      </w:r>
      <w:r>
        <w:rPr>
          <w:rFonts w:ascii="Arial" w:eastAsia="Arial" w:hAnsi="Arial" w:cs="Arial"/>
          <w:color w:val="000000"/>
        </w:rPr>
        <w:tab/>
        <w:t>30</w:t>
      </w:r>
    </w:p>
  </w:comment>
  <w:comment w:id="95" w:author="carlos" w:date="2024-02-08T09:52:00Z" w:initials="">
    <w:p w14:paraId="00000199"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 ver que me quede claro: </w:t>
      </w:r>
    </w:p>
    <w:p w14:paraId="0000019A"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9B"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cuando antes decimos esto:</w:t>
      </w:r>
    </w:p>
    <w:p w14:paraId="0000019C"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9D"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The analyses of the vegetation surveys from 2020, after enclosure installation and before red deer introduction, showed that both floristic composition and cover of plant communities were similar among enclosures (Cuerdo et al., submitted; see SM). </w:t>
      </w:r>
    </w:p>
    <w:p w14:paraId="0000019E"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9F"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estamos hablando de comunidades herbaceas</w:t>
      </w:r>
    </w:p>
    <w:p w14:paraId="000001A0"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A1"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 cuando ahora decimos esto:</w:t>
      </w:r>
    </w:p>
    <w:p w14:paraId="000001A2"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A3"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Cistus ladanifer (dominant woody species according to our plant species richness and coverage surveys),</w:t>
      </w:r>
    </w:p>
    <w:p w14:paraId="000001A4"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A5"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estamos hablando de leñosas</w:t>
      </w:r>
    </w:p>
    <w:p w14:paraId="000001A6"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A7"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 así?</w:t>
      </w:r>
    </w:p>
    <w:p w14:paraId="000001A8" w14:textId="77777777" w:rsidR="000E09D1" w:rsidRDefault="000E09D1">
      <w:pPr>
        <w:widowControl w:val="0"/>
        <w:pBdr>
          <w:top w:val="nil"/>
          <w:left w:val="nil"/>
          <w:bottom w:val="nil"/>
          <w:right w:val="nil"/>
          <w:between w:val="nil"/>
        </w:pBdr>
        <w:spacing w:after="0" w:line="240" w:lineRule="auto"/>
        <w:rPr>
          <w:rFonts w:ascii="Arial" w:eastAsia="Arial" w:hAnsi="Arial" w:cs="Arial"/>
          <w:color w:val="000000"/>
        </w:rPr>
      </w:pPr>
    </w:p>
    <w:p w14:paraId="000001A9" w14:textId="77777777" w:rsidR="000E09D1"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Si lo es, podemos poner alguna referencia y algo en SM como 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1AB" w15:done="0"/>
  <w15:commentEx w15:paraId="00000177" w15:done="0"/>
  <w15:commentEx w15:paraId="000001AA" w15:done="0"/>
  <w15:commentEx w15:paraId="00000179" w15:done="0"/>
  <w15:commentEx w15:paraId="0000017A" w15:paraIdParent="00000179" w15:done="0"/>
  <w15:commentEx w15:paraId="00000198" w15:paraIdParent="00000179" w15:done="0"/>
  <w15:commentEx w15:paraId="000001A9" w15:paraIdParent="000001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1AB" w16cid:durableId="027D16DF"/>
  <w16cid:commentId w16cid:paraId="00000177" w16cid:durableId="12343336"/>
  <w16cid:commentId w16cid:paraId="000001AA" w16cid:durableId="6E911315"/>
  <w16cid:commentId w16cid:paraId="00000179" w16cid:durableId="3B1150C1"/>
  <w16cid:commentId w16cid:paraId="0000017A" w16cid:durableId="3ED43DDB"/>
  <w16cid:commentId w16cid:paraId="00000198" w16cid:durableId="6D328AD8"/>
  <w16cid:commentId w16cid:paraId="000001A9" w16cid:durableId="1D0EA9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F20B9" w14:textId="77777777" w:rsidR="009C5B4F" w:rsidRDefault="009C5B4F">
      <w:pPr>
        <w:spacing w:after="0" w:line="240" w:lineRule="auto"/>
      </w:pPr>
      <w:r>
        <w:separator/>
      </w:r>
    </w:p>
  </w:endnote>
  <w:endnote w:type="continuationSeparator" w:id="0">
    <w:p w14:paraId="36BAE9E4" w14:textId="77777777" w:rsidR="009C5B4F" w:rsidRDefault="009C5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39E26BE1-ED3A-4F60-8FFA-1EA1CD8D0603}"/>
    <w:embedBold r:id="rId2" w:fontKey="{5C81ABD9-510B-4D1B-B2B9-3F950BF469E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AE46C02E-9892-4AEE-AC56-C0826148907A}"/>
  </w:font>
  <w:font w:name="Georgia">
    <w:panose1 w:val="02040502050405020303"/>
    <w:charset w:val="00"/>
    <w:family w:val="auto"/>
    <w:pitch w:val="default"/>
    <w:embedRegular r:id="rId4" w:fontKey="{0B75BBE2-A259-4760-B4B3-7A9BDA3A89FD}"/>
    <w:embedItalic r:id="rId5" w:fontKey="{E6B6F965-C0CE-41E8-BD71-D9C3D5DA8BC8}"/>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C53AFD6C-D723-41EE-A309-A71359D4C4E6}"/>
    <w:embedItalic r:id="rId7" w:fontKey="{2BA5DB35-36A0-40E8-8E82-569BD1437F74}"/>
  </w:font>
  <w:font w:name="Calibri Light">
    <w:panose1 w:val="020F0302020204030204"/>
    <w:charset w:val="00"/>
    <w:family w:val="swiss"/>
    <w:pitch w:val="variable"/>
    <w:sig w:usb0="E4002EFF" w:usb1="C200247B" w:usb2="00000009" w:usb3="00000000" w:csb0="000001FF" w:csb1="00000000"/>
    <w:embedRegular r:id="rId8" w:fontKey="{027F74CE-733D-4EE1-BF25-9FC48C14D8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75" w14:textId="776B3AD5" w:rsidR="000E09D1"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747F">
      <w:rPr>
        <w:noProof/>
        <w:color w:val="000000"/>
      </w:rPr>
      <w:t>1</w:t>
    </w:r>
    <w:r>
      <w:rPr>
        <w:color w:val="000000"/>
      </w:rPr>
      <w:fldChar w:fldCharType="end"/>
    </w:r>
  </w:p>
  <w:p w14:paraId="00000176" w14:textId="77777777" w:rsidR="000E09D1" w:rsidRDefault="000E09D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65734B" w14:textId="77777777" w:rsidR="009C5B4F" w:rsidRDefault="009C5B4F">
      <w:pPr>
        <w:spacing w:after="0" w:line="240" w:lineRule="auto"/>
      </w:pPr>
      <w:r>
        <w:separator/>
      </w:r>
    </w:p>
  </w:footnote>
  <w:footnote w:type="continuationSeparator" w:id="0">
    <w:p w14:paraId="22481787" w14:textId="77777777" w:rsidR="009C5B4F" w:rsidRDefault="009C5B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9D1"/>
    <w:rsid w:val="000E09D1"/>
    <w:rsid w:val="009C5B4F"/>
    <w:rsid w:val="00F674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8DEF86-827A-4341-8442-2E50B77D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6D0361"/>
    <w:rPr>
      <w:color w:val="0563C1" w:themeColor="hyperlink"/>
      <w:u w:val="single"/>
    </w:rPr>
  </w:style>
  <w:style w:type="character" w:styleId="Refdecomentario">
    <w:name w:val="annotation reference"/>
    <w:basedOn w:val="Fuentedeprrafopredeter"/>
    <w:uiPriority w:val="99"/>
    <w:semiHidden/>
    <w:unhideWhenUsed/>
    <w:rsid w:val="006D0361"/>
    <w:rPr>
      <w:sz w:val="16"/>
      <w:szCs w:val="16"/>
    </w:rPr>
  </w:style>
  <w:style w:type="paragraph" w:styleId="Textocomentario">
    <w:name w:val="annotation text"/>
    <w:basedOn w:val="Normal"/>
    <w:link w:val="TextocomentarioCar"/>
    <w:uiPriority w:val="99"/>
    <w:unhideWhenUsed/>
    <w:rsid w:val="006D0361"/>
    <w:pPr>
      <w:spacing w:line="240" w:lineRule="auto"/>
    </w:pPr>
    <w:rPr>
      <w:sz w:val="20"/>
      <w:szCs w:val="20"/>
    </w:rPr>
  </w:style>
  <w:style w:type="character" w:customStyle="1" w:styleId="TextocomentarioCar">
    <w:name w:val="Texto comentario Car"/>
    <w:basedOn w:val="Fuentedeprrafopredeter"/>
    <w:link w:val="Textocomentario"/>
    <w:uiPriority w:val="99"/>
    <w:rsid w:val="006D0361"/>
    <w:rPr>
      <w:sz w:val="20"/>
      <w:szCs w:val="20"/>
    </w:rPr>
  </w:style>
  <w:style w:type="paragraph" w:styleId="Asuntodelcomentario">
    <w:name w:val="annotation subject"/>
    <w:basedOn w:val="Textocomentario"/>
    <w:next w:val="Textocomentario"/>
    <w:link w:val="AsuntodelcomentarioCar"/>
    <w:uiPriority w:val="99"/>
    <w:semiHidden/>
    <w:unhideWhenUsed/>
    <w:rsid w:val="006D0361"/>
    <w:rPr>
      <w:b/>
      <w:bCs/>
    </w:rPr>
  </w:style>
  <w:style w:type="character" w:customStyle="1" w:styleId="AsuntodelcomentarioCar">
    <w:name w:val="Asunto del comentario Car"/>
    <w:basedOn w:val="TextocomentarioCar"/>
    <w:link w:val="Asuntodelcomentario"/>
    <w:uiPriority w:val="99"/>
    <w:semiHidden/>
    <w:rsid w:val="006D0361"/>
    <w:rPr>
      <w:b/>
      <w:bCs/>
      <w:sz w:val="20"/>
      <w:szCs w:val="20"/>
    </w:rPr>
  </w:style>
  <w:style w:type="table" w:styleId="Tablaconcuadrcula">
    <w:name w:val="Table Grid"/>
    <w:basedOn w:val="Tablanormal"/>
    <w:uiPriority w:val="39"/>
    <w:rsid w:val="006D0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6D03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6D0361"/>
    <w:pPr>
      <w:ind w:left="720"/>
      <w:contextualSpacing/>
    </w:pPr>
  </w:style>
  <w:style w:type="paragraph" w:styleId="HTMLconformatoprevio">
    <w:name w:val="HTML Preformatted"/>
    <w:basedOn w:val="Normal"/>
    <w:link w:val="HTMLconformatoprevioCar"/>
    <w:uiPriority w:val="99"/>
    <w:semiHidden/>
    <w:unhideWhenUsed/>
    <w:rsid w:val="006D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6D0361"/>
    <w:rPr>
      <w:rFonts w:ascii="Courier New" w:eastAsia="Times New Roman" w:hAnsi="Courier New" w:cs="Courier New"/>
      <w:sz w:val="20"/>
      <w:szCs w:val="20"/>
      <w:lang w:eastAsia="es-PE"/>
    </w:rPr>
  </w:style>
  <w:style w:type="character" w:customStyle="1" w:styleId="y2iqfc">
    <w:name w:val="y2iqfc"/>
    <w:basedOn w:val="Fuentedeprrafopredeter"/>
    <w:rsid w:val="006D0361"/>
  </w:style>
  <w:style w:type="character" w:customStyle="1" w:styleId="Mencinsinresolver1">
    <w:name w:val="Mención sin resolver1"/>
    <w:basedOn w:val="Fuentedeprrafopredeter"/>
    <w:uiPriority w:val="99"/>
    <w:semiHidden/>
    <w:unhideWhenUsed/>
    <w:rsid w:val="006D0361"/>
    <w:rPr>
      <w:color w:val="605E5C"/>
      <w:shd w:val="clear" w:color="auto" w:fill="E1DFDD"/>
    </w:rPr>
  </w:style>
  <w:style w:type="paragraph" w:styleId="Textodeglobo">
    <w:name w:val="Balloon Text"/>
    <w:basedOn w:val="Normal"/>
    <w:link w:val="TextodegloboCar"/>
    <w:uiPriority w:val="99"/>
    <w:semiHidden/>
    <w:unhideWhenUsed/>
    <w:rsid w:val="006D036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0361"/>
    <w:rPr>
      <w:rFonts w:ascii="Segoe UI" w:hAnsi="Segoe UI" w:cs="Segoe UI"/>
      <w:sz w:val="18"/>
      <w:szCs w:val="18"/>
    </w:rPr>
  </w:style>
  <w:style w:type="paragraph" w:styleId="Revisin">
    <w:name w:val="Revision"/>
    <w:hidden/>
    <w:uiPriority w:val="99"/>
    <w:semiHidden/>
    <w:rsid w:val="006D0361"/>
    <w:pPr>
      <w:spacing w:after="0" w:line="240" w:lineRule="auto"/>
    </w:pPr>
  </w:style>
  <w:style w:type="paragraph" w:styleId="Encabezado">
    <w:name w:val="header"/>
    <w:basedOn w:val="Normal"/>
    <w:link w:val="EncabezadoCar"/>
    <w:uiPriority w:val="99"/>
    <w:unhideWhenUsed/>
    <w:rsid w:val="006D03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0361"/>
  </w:style>
  <w:style w:type="paragraph" w:styleId="Piedepgina">
    <w:name w:val="footer"/>
    <w:basedOn w:val="Normal"/>
    <w:link w:val="PiedepginaCar"/>
    <w:uiPriority w:val="99"/>
    <w:unhideWhenUsed/>
    <w:rsid w:val="006D03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0361"/>
  </w:style>
  <w:style w:type="table" w:customStyle="1" w:styleId="Tablaconcuadrcula1">
    <w:name w:val="Tabla con cuadrícula1"/>
    <w:basedOn w:val="Tablanormal"/>
    <w:next w:val="Tablaconcuadrcula"/>
    <w:uiPriority w:val="39"/>
    <w:rsid w:val="006D036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B213DB"/>
  </w:style>
  <w:style w:type="character" w:styleId="Textoennegrita">
    <w:name w:val="Strong"/>
    <w:basedOn w:val="Fuentedeprrafopredeter"/>
    <w:uiPriority w:val="22"/>
    <w:qFormat/>
    <w:rsid w:val="00F02A65"/>
    <w:rPr>
      <w:b/>
      <w:bCs/>
    </w:rPr>
  </w:style>
  <w:style w:type="character" w:styleId="Mencinsinresolver">
    <w:name w:val="Unresolved Mention"/>
    <w:basedOn w:val="Fuentedeprrafopredeter"/>
    <w:uiPriority w:val="99"/>
    <w:semiHidden/>
    <w:unhideWhenUsed/>
    <w:rsid w:val="00B11E30"/>
    <w:rPr>
      <w:color w:val="605E5C"/>
      <w:shd w:val="clear" w:color="auto" w:fill="E1DFDD"/>
    </w:rPr>
  </w:style>
  <w:style w:type="paragraph" w:styleId="NormalWeb">
    <w:name w:val="Normal (Web)"/>
    <w:basedOn w:val="Normal"/>
    <w:uiPriority w:val="99"/>
    <w:unhideWhenUsed/>
    <w:rsid w:val="0095404F"/>
    <w:pPr>
      <w:spacing w:before="100" w:beforeAutospacing="1" w:after="100" w:afterAutospacing="1" w:line="240" w:lineRule="auto"/>
    </w:pPr>
    <w:rPr>
      <w:rFonts w:ascii="Times New Roman" w:eastAsia="Times New Roman" w:hAnsi="Times New Roman" w:cs="Times New Roman"/>
      <w:sz w:val="24"/>
      <w:szCs w:val="24"/>
      <w:lang w:val="ca-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rFrkmRuUAN0I+aEWgQjL9XunQ==">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9608</Words>
  <Characters>52848</Characters>
  <Application>Microsoft Office Word</Application>
  <DocSecurity>0</DocSecurity>
  <Lines>440</Lines>
  <Paragraphs>124</Paragraphs>
  <ScaleCrop>false</ScaleCrop>
  <Company/>
  <LinksUpToDate>false</LinksUpToDate>
  <CharactersWithSpaces>62332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Daycy Noimy Valladares Pérez (Teams)</dc:creator>
  <cp:lastModifiedBy>RAMON PEREA GARCIA-CALVO</cp:lastModifiedBy>
  <cp:revision>2</cp:revision>
  <dcterms:created xsi:type="dcterms:W3CDTF">2024-07-05T06:58:00Z</dcterms:created>
  <dcterms:modified xsi:type="dcterms:W3CDTF">2024-07-05T06:58:00Z</dcterms:modified>
</cp:coreProperties>
</file>